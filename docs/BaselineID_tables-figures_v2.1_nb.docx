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D0382" w14:textId="049E4F14" w:rsidR="009A1C6D" w:rsidRPr="007E1902" w:rsidRDefault="009A1C6D" w:rsidP="009A1C6D">
      <w:pPr>
        <w:spacing w:before="240" w:after="240"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sz w:val="24"/>
          <w:szCs w:val="24"/>
        </w:rPr>
        <w:t xml:space="preserve">Table 1: </w:t>
      </w:r>
      <w:r>
        <w:rPr>
          <w:rFonts w:ascii="Times New Roman" w:eastAsia="Times New Roman" w:hAnsi="Times New Roman" w:cs="Times New Roman"/>
          <w:sz w:val="24"/>
          <w:szCs w:val="24"/>
        </w:rPr>
        <w:t>Summary</w:t>
      </w:r>
      <w:r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baselines</w:t>
      </w:r>
      <w:r w:rsidRPr="007E1902">
        <w:rPr>
          <w:rFonts w:ascii="Times New Roman" w:eastAsia="Times New Roman" w:hAnsi="Times New Roman" w:cs="Times New Roman"/>
          <w:sz w:val="24"/>
          <w:szCs w:val="24"/>
        </w:rPr>
        <w:t xml:space="preserve"> used to correct trophic position </w:t>
      </w:r>
      <w:r>
        <w:rPr>
          <w:rFonts w:ascii="Times New Roman" w:eastAsia="Times New Roman" w:hAnsi="Times New Roman" w:cs="Times New Roman"/>
          <w:sz w:val="24"/>
          <w:szCs w:val="24"/>
        </w:rPr>
        <w:t xml:space="preserve">(TP) </w:t>
      </w:r>
      <w:r w:rsidRPr="007E1902">
        <w:rPr>
          <w:rFonts w:ascii="Times New Roman" w:eastAsia="Times New Roman" w:hAnsi="Times New Roman" w:cs="Times New Roman"/>
          <w:sz w:val="24"/>
          <w:szCs w:val="24"/>
        </w:rPr>
        <w:t xml:space="preserve">of higher order consumers (i.e., fish) from Kristensen et al., (2016) and the present study. </w:t>
      </w:r>
      <w:r>
        <w:rPr>
          <w:rFonts w:ascii="Times New Roman" w:eastAsia="Times New Roman" w:hAnsi="Times New Roman" w:cs="Times New Roman"/>
          <w:sz w:val="24"/>
          <w:szCs w:val="24"/>
        </w:rPr>
        <w:t xml:space="preserve">Only groups that met </w:t>
      </w:r>
      <w:r w:rsidRPr="007E1902">
        <w:rPr>
          <w:rFonts w:ascii="Times New Roman" w:eastAsia="Times New Roman" w:hAnsi="Times New Roman" w:cs="Times New Roman"/>
          <w:sz w:val="24"/>
          <w:szCs w:val="24"/>
        </w:rPr>
        <w:t>criteria 1 (i.e., sufficiently distributed)</w:t>
      </w:r>
      <w:r>
        <w:rPr>
          <w:rFonts w:ascii="Times New Roman" w:eastAsia="Times New Roman" w:hAnsi="Times New Roman" w:cs="Times New Roman"/>
          <w:sz w:val="24"/>
          <w:szCs w:val="24"/>
        </w:rPr>
        <w:t xml:space="preserve"> are presented</w:t>
      </w:r>
      <w:r w:rsidRPr="007E1902">
        <w:rPr>
          <w:rFonts w:ascii="Times New Roman" w:eastAsia="Times New Roman" w:hAnsi="Times New Roman" w:cs="Times New Roman"/>
          <w:sz w:val="24"/>
          <w:szCs w:val="24"/>
        </w:rPr>
        <w:t xml:space="preserve">. The percentage for criteria 4 was calculated by dividing the number of fish species that had TP estimates free of the environmental influence from both studies divided by the total number of fish species that were examined in both studies. </w:t>
      </w:r>
    </w:p>
    <w:tbl>
      <w:tblPr>
        <w:tblW w:w="10170" w:type="dxa"/>
        <w:tblInd w:w="-450" w:type="dxa"/>
        <w:tblLayout w:type="fixed"/>
        <w:tblLook w:val="04A0" w:firstRow="1" w:lastRow="0" w:firstColumn="1" w:lastColumn="0" w:noHBand="0" w:noVBand="1"/>
      </w:tblPr>
      <w:tblGrid>
        <w:gridCol w:w="271"/>
        <w:gridCol w:w="2069"/>
        <w:gridCol w:w="2380"/>
        <w:gridCol w:w="1820"/>
        <w:gridCol w:w="1560"/>
        <w:gridCol w:w="2070"/>
      </w:tblGrid>
      <w:tr w:rsidR="009A1C6D" w:rsidRPr="009A1C6D" w14:paraId="48B01118" w14:textId="77777777" w:rsidTr="009A1C6D">
        <w:trPr>
          <w:trHeight w:val="804"/>
        </w:trPr>
        <w:tc>
          <w:tcPr>
            <w:tcW w:w="2340" w:type="dxa"/>
            <w:gridSpan w:val="2"/>
            <w:tcBorders>
              <w:top w:val="single" w:sz="4" w:space="0" w:color="auto"/>
              <w:left w:val="nil"/>
              <w:bottom w:val="single" w:sz="4" w:space="0" w:color="auto"/>
              <w:right w:val="nil"/>
            </w:tcBorders>
            <w:shd w:val="clear" w:color="auto" w:fill="auto"/>
            <w:noWrap/>
            <w:vAlign w:val="center"/>
            <w:hideMark/>
          </w:tcPr>
          <w:p w14:paraId="6CEC6851"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Group</w:t>
            </w:r>
          </w:p>
        </w:tc>
        <w:tc>
          <w:tcPr>
            <w:tcW w:w="2380" w:type="dxa"/>
            <w:tcBorders>
              <w:top w:val="single" w:sz="4" w:space="0" w:color="auto"/>
              <w:left w:val="nil"/>
              <w:bottom w:val="single" w:sz="4" w:space="0" w:color="auto"/>
              <w:right w:val="nil"/>
            </w:tcBorders>
            <w:shd w:val="clear" w:color="auto" w:fill="auto"/>
            <w:noWrap/>
            <w:vAlign w:val="center"/>
            <w:hideMark/>
          </w:tcPr>
          <w:p w14:paraId="446AE05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Study</w:t>
            </w:r>
          </w:p>
        </w:tc>
        <w:tc>
          <w:tcPr>
            <w:tcW w:w="1820" w:type="dxa"/>
            <w:tcBorders>
              <w:top w:val="single" w:sz="4" w:space="0" w:color="auto"/>
              <w:left w:val="nil"/>
              <w:bottom w:val="single" w:sz="4" w:space="0" w:color="auto"/>
              <w:right w:val="nil"/>
            </w:tcBorders>
            <w:shd w:val="clear" w:color="auto" w:fill="auto"/>
            <w:vAlign w:val="center"/>
            <w:hideMark/>
          </w:tcPr>
          <w:p w14:paraId="532C44B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2:</w:t>
            </w:r>
          </w:p>
          <w:p w14:paraId="6453F5CB"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Mean CV (± SD)</w:t>
            </w:r>
          </w:p>
        </w:tc>
        <w:tc>
          <w:tcPr>
            <w:tcW w:w="1560" w:type="dxa"/>
            <w:tcBorders>
              <w:top w:val="single" w:sz="4" w:space="0" w:color="auto"/>
              <w:left w:val="nil"/>
              <w:bottom w:val="single" w:sz="4" w:space="0" w:color="auto"/>
              <w:right w:val="nil"/>
            </w:tcBorders>
            <w:shd w:val="clear" w:color="auto" w:fill="auto"/>
            <w:vAlign w:val="center"/>
            <w:hideMark/>
          </w:tcPr>
          <w:p w14:paraId="04094F22"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3:</w:t>
            </w:r>
          </w:p>
          <w:p w14:paraId="742D6B6B"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Correlated with Gradient</w:t>
            </w:r>
          </w:p>
        </w:tc>
        <w:tc>
          <w:tcPr>
            <w:tcW w:w="2070" w:type="dxa"/>
            <w:tcBorders>
              <w:top w:val="single" w:sz="4" w:space="0" w:color="auto"/>
              <w:left w:val="nil"/>
              <w:bottom w:val="single" w:sz="4" w:space="0" w:color="auto"/>
              <w:right w:val="nil"/>
            </w:tcBorders>
            <w:shd w:val="clear" w:color="auto" w:fill="auto"/>
            <w:vAlign w:val="center"/>
            <w:hideMark/>
          </w:tcPr>
          <w:p w14:paraId="0D7EDE3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4:</w:t>
            </w:r>
          </w:p>
          <w:p w14:paraId="571E83B8" w14:textId="41AEC5A5" w:rsidR="009A1C6D" w:rsidRPr="009A1C6D" w:rsidRDefault="009A1C6D" w:rsidP="00A86671">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TP free of gradient (% Fish Sp</w:t>
            </w:r>
            <w:ins w:id="0" w:author="Frank J. Rahel" w:date="2023-06-16T12:12:00Z">
              <w:r w:rsidR="00A86671">
                <w:rPr>
                  <w:rFonts w:ascii="Times New Roman" w:eastAsia="Times New Roman" w:hAnsi="Times New Roman" w:cs="Times New Roman"/>
                  <w:b/>
                  <w:bCs/>
                  <w:color w:val="000000"/>
                </w:rPr>
                <w:t>ecies</w:t>
              </w:r>
            </w:ins>
            <w:del w:id="1" w:author="Frank J. Rahel" w:date="2023-06-16T12:12:00Z">
              <w:r w:rsidRPr="009A1C6D" w:rsidDel="00A86671">
                <w:rPr>
                  <w:rFonts w:ascii="Times New Roman" w:eastAsia="Times New Roman" w:hAnsi="Times New Roman" w:cs="Times New Roman"/>
                  <w:b/>
                  <w:bCs/>
                  <w:color w:val="000000"/>
                </w:rPr>
                <w:delText>p</w:delText>
              </w:r>
            </w:del>
            <w:r w:rsidRPr="009A1C6D">
              <w:rPr>
                <w:rFonts w:ascii="Times New Roman" w:eastAsia="Times New Roman" w:hAnsi="Times New Roman" w:cs="Times New Roman"/>
                <w:b/>
                <w:bCs/>
                <w:color w:val="000000"/>
              </w:rPr>
              <w:t>)</w:t>
            </w:r>
          </w:p>
        </w:tc>
      </w:tr>
      <w:tr w:rsidR="009A1C6D" w:rsidRPr="009A1C6D" w14:paraId="356EEFFC"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258CAB19"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Taxonomic</w:t>
            </w:r>
          </w:p>
        </w:tc>
        <w:tc>
          <w:tcPr>
            <w:tcW w:w="2380" w:type="dxa"/>
            <w:tcBorders>
              <w:top w:val="nil"/>
              <w:left w:val="nil"/>
              <w:bottom w:val="nil"/>
              <w:right w:val="nil"/>
            </w:tcBorders>
            <w:shd w:val="clear" w:color="auto" w:fill="auto"/>
            <w:noWrap/>
            <w:vAlign w:val="bottom"/>
            <w:hideMark/>
          </w:tcPr>
          <w:p w14:paraId="208CAEB5"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50171A50" w14:textId="77777777" w:rsidR="009A1C6D" w:rsidRPr="009A1C6D" w:rsidRDefault="009A1C6D" w:rsidP="009D3CBE">
            <w:pPr>
              <w:spacing w:line="240" w:lineRule="auto"/>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2159509F"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7A76AA44"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32E0E90C" w14:textId="77777777" w:rsidTr="009A1C6D">
        <w:trPr>
          <w:trHeight w:val="288"/>
        </w:trPr>
        <w:tc>
          <w:tcPr>
            <w:tcW w:w="271" w:type="dxa"/>
            <w:tcBorders>
              <w:top w:val="nil"/>
              <w:left w:val="nil"/>
              <w:bottom w:val="nil"/>
              <w:right w:val="nil"/>
            </w:tcBorders>
            <w:shd w:val="clear" w:color="auto" w:fill="auto"/>
            <w:noWrap/>
            <w:vAlign w:val="bottom"/>
            <w:hideMark/>
          </w:tcPr>
          <w:p w14:paraId="7BF964FE"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29A46B4C" w14:textId="77777777" w:rsidR="009A1C6D" w:rsidRPr="009A1C6D" w:rsidRDefault="009A1C6D" w:rsidP="009D3CBE">
            <w:pPr>
              <w:spacing w:line="240" w:lineRule="auto"/>
              <w:rPr>
                <w:rFonts w:ascii="Times New Roman" w:eastAsia="Times New Roman" w:hAnsi="Times New Roman" w:cs="Times New Roman"/>
                <w:color w:val="000000"/>
              </w:rPr>
            </w:pPr>
            <w:proofErr w:type="spellStart"/>
            <w:r w:rsidRPr="009A1C6D">
              <w:rPr>
                <w:rFonts w:ascii="Times New Roman" w:eastAsia="Times New Roman" w:hAnsi="Times New Roman" w:cs="Times New Roman"/>
                <w:color w:val="000000"/>
              </w:rPr>
              <w:t>Elmidae</w:t>
            </w:r>
            <w:proofErr w:type="spellEnd"/>
            <w:r w:rsidRPr="009A1C6D">
              <w:rPr>
                <w:rFonts w:ascii="Times New Roman" w:eastAsia="Times New Roman" w:hAnsi="Times New Roman" w:cs="Times New Roman"/>
                <w:color w:val="000000"/>
              </w:rPr>
              <w:t>-adult</w:t>
            </w:r>
          </w:p>
        </w:tc>
        <w:tc>
          <w:tcPr>
            <w:tcW w:w="2380" w:type="dxa"/>
            <w:tcBorders>
              <w:top w:val="nil"/>
              <w:left w:val="nil"/>
              <w:bottom w:val="nil"/>
              <w:right w:val="nil"/>
            </w:tcBorders>
            <w:shd w:val="clear" w:color="auto" w:fill="auto"/>
            <w:noWrap/>
            <w:vAlign w:val="bottom"/>
            <w:hideMark/>
          </w:tcPr>
          <w:p w14:paraId="23B502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228E67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0.239 (± 0.222)</w:t>
            </w:r>
          </w:p>
        </w:tc>
        <w:tc>
          <w:tcPr>
            <w:tcW w:w="1560" w:type="dxa"/>
            <w:tcBorders>
              <w:top w:val="nil"/>
              <w:left w:val="nil"/>
              <w:bottom w:val="nil"/>
              <w:right w:val="nil"/>
            </w:tcBorders>
            <w:shd w:val="clear" w:color="auto" w:fill="auto"/>
            <w:noWrap/>
            <w:vAlign w:val="bottom"/>
            <w:hideMark/>
          </w:tcPr>
          <w:p w14:paraId="261DD83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1FC9B5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4DACA34D" w14:textId="77777777" w:rsidTr="009A1C6D">
        <w:trPr>
          <w:trHeight w:val="288"/>
        </w:trPr>
        <w:tc>
          <w:tcPr>
            <w:tcW w:w="271" w:type="dxa"/>
            <w:tcBorders>
              <w:top w:val="nil"/>
              <w:left w:val="nil"/>
              <w:bottom w:val="nil"/>
              <w:right w:val="nil"/>
            </w:tcBorders>
            <w:shd w:val="clear" w:color="auto" w:fill="auto"/>
            <w:noWrap/>
            <w:vAlign w:val="bottom"/>
            <w:hideMark/>
          </w:tcPr>
          <w:p w14:paraId="795935EA"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6E7659ED" w14:textId="77777777" w:rsidR="009A1C6D" w:rsidRPr="009A1C6D" w:rsidRDefault="009A1C6D" w:rsidP="009D3CBE">
            <w:pPr>
              <w:spacing w:line="240" w:lineRule="auto"/>
              <w:rPr>
                <w:rFonts w:ascii="Times New Roman" w:eastAsia="Times New Roman" w:hAnsi="Times New Roman" w:cs="Times New Roman"/>
                <w:color w:val="000000"/>
              </w:rPr>
            </w:pPr>
            <w:proofErr w:type="spellStart"/>
            <w:r w:rsidRPr="009A1C6D">
              <w:rPr>
                <w:rFonts w:ascii="Times New Roman" w:eastAsia="Times New Roman" w:hAnsi="Times New Roman" w:cs="Times New Roman"/>
                <w:color w:val="000000"/>
              </w:rPr>
              <w:t>Elmidae</w:t>
            </w:r>
            <w:proofErr w:type="spellEnd"/>
            <w:r w:rsidRPr="009A1C6D">
              <w:rPr>
                <w:rFonts w:ascii="Times New Roman" w:eastAsia="Times New Roman" w:hAnsi="Times New Roman" w:cs="Times New Roman"/>
                <w:color w:val="000000"/>
              </w:rPr>
              <w:t>-larvae</w:t>
            </w:r>
          </w:p>
        </w:tc>
        <w:tc>
          <w:tcPr>
            <w:tcW w:w="2380" w:type="dxa"/>
            <w:tcBorders>
              <w:top w:val="nil"/>
              <w:left w:val="nil"/>
              <w:bottom w:val="nil"/>
              <w:right w:val="nil"/>
            </w:tcBorders>
            <w:shd w:val="clear" w:color="auto" w:fill="auto"/>
            <w:noWrap/>
            <w:vAlign w:val="bottom"/>
            <w:hideMark/>
          </w:tcPr>
          <w:p w14:paraId="4D64C61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E1151D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0.223 (± 0.200)</w:t>
            </w:r>
          </w:p>
        </w:tc>
        <w:tc>
          <w:tcPr>
            <w:tcW w:w="1560" w:type="dxa"/>
            <w:tcBorders>
              <w:top w:val="nil"/>
              <w:left w:val="nil"/>
              <w:bottom w:val="nil"/>
              <w:right w:val="nil"/>
            </w:tcBorders>
            <w:shd w:val="clear" w:color="auto" w:fill="auto"/>
            <w:noWrap/>
            <w:vAlign w:val="bottom"/>
            <w:hideMark/>
          </w:tcPr>
          <w:p w14:paraId="697CFF3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7B56D81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7A0AB8DF" w14:textId="77777777" w:rsidTr="009A1C6D">
        <w:trPr>
          <w:trHeight w:val="288"/>
        </w:trPr>
        <w:tc>
          <w:tcPr>
            <w:tcW w:w="271" w:type="dxa"/>
            <w:tcBorders>
              <w:top w:val="nil"/>
              <w:left w:val="nil"/>
              <w:bottom w:val="nil"/>
              <w:right w:val="nil"/>
            </w:tcBorders>
            <w:shd w:val="clear" w:color="auto" w:fill="auto"/>
            <w:noWrap/>
            <w:vAlign w:val="bottom"/>
            <w:hideMark/>
          </w:tcPr>
          <w:p w14:paraId="73019C9B"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FE1EC22"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Chironomidae</w:t>
            </w:r>
          </w:p>
        </w:tc>
        <w:tc>
          <w:tcPr>
            <w:tcW w:w="2380" w:type="dxa"/>
            <w:tcBorders>
              <w:top w:val="nil"/>
              <w:left w:val="nil"/>
              <w:bottom w:val="nil"/>
              <w:right w:val="nil"/>
            </w:tcBorders>
            <w:shd w:val="clear" w:color="auto" w:fill="auto"/>
            <w:noWrap/>
            <w:vAlign w:val="bottom"/>
            <w:hideMark/>
          </w:tcPr>
          <w:p w14:paraId="392C97B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EC5064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0.222 (± 0.200)</w:t>
            </w:r>
          </w:p>
        </w:tc>
        <w:tc>
          <w:tcPr>
            <w:tcW w:w="1560" w:type="dxa"/>
            <w:tcBorders>
              <w:top w:val="nil"/>
              <w:left w:val="nil"/>
              <w:bottom w:val="nil"/>
              <w:right w:val="nil"/>
            </w:tcBorders>
            <w:shd w:val="clear" w:color="auto" w:fill="auto"/>
            <w:noWrap/>
            <w:vAlign w:val="bottom"/>
            <w:hideMark/>
          </w:tcPr>
          <w:p w14:paraId="678E672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5D17EDC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(2/5) 40%</w:t>
            </w:r>
          </w:p>
        </w:tc>
      </w:tr>
      <w:tr w:rsidR="009A1C6D" w:rsidRPr="009A1C6D" w14:paraId="7A2970F4" w14:textId="77777777" w:rsidTr="009A1C6D">
        <w:trPr>
          <w:trHeight w:val="288"/>
        </w:trPr>
        <w:tc>
          <w:tcPr>
            <w:tcW w:w="271" w:type="dxa"/>
            <w:tcBorders>
              <w:top w:val="nil"/>
              <w:left w:val="nil"/>
              <w:bottom w:val="nil"/>
              <w:right w:val="nil"/>
            </w:tcBorders>
            <w:shd w:val="clear" w:color="auto" w:fill="auto"/>
            <w:noWrap/>
            <w:vAlign w:val="bottom"/>
            <w:hideMark/>
          </w:tcPr>
          <w:p w14:paraId="08633655"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6127FCF8" w14:textId="77777777" w:rsidR="009A1C6D" w:rsidRPr="009A1C6D" w:rsidRDefault="009A1C6D" w:rsidP="009D3CBE">
            <w:pPr>
              <w:spacing w:line="240" w:lineRule="auto"/>
              <w:rPr>
                <w:rFonts w:ascii="Times New Roman" w:eastAsia="Times New Roman" w:hAnsi="Times New Roman" w:cs="Times New Roman"/>
                <w:color w:val="000000"/>
              </w:rPr>
            </w:pPr>
            <w:proofErr w:type="spellStart"/>
            <w:r w:rsidRPr="009A1C6D">
              <w:rPr>
                <w:rFonts w:ascii="Times New Roman" w:eastAsia="Times New Roman" w:hAnsi="Times New Roman" w:cs="Times New Roman"/>
                <w:color w:val="000000"/>
              </w:rPr>
              <w:t>Dytiscidae</w:t>
            </w:r>
            <w:proofErr w:type="spellEnd"/>
          </w:p>
        </w:tc>
        <w:tc>
          <w:tcPr>
            <w:tcW w:w="2380" w:type="dxa"/>
            <w:tcBorders>
              <w:top w:val="nil"/>
              <w:left w:val="nil"/>
              <w:bottom w:val="nil"/>
              <w:right w:val="nil"/>
            </w:tcBorders>
            <w:shd w:val="clear" w:color="auto" w:fill="auto"/>
            <w:noWrap/>
            <w:vAlign w:val="bottom"/>
            <w:hideMark/>
          </w:tcPr>
          <w:p w14:paraId="5620A8B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3DF60AB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0.169 (± 0.169)</w:t>
            </w:r>
          </w:p>
        </w:tc>
        <w:tc>
          <w:tcPr>
            <w:tcW w:w="1560" w:type="dxa"/>
            <w:tcBorders>
              <w:top w:val="nil"/>
              <w:left w:val="nil"/>
              <w:bottom w:val="nil"/>
              <w:right w:val="nil"/>
            </w:tcBorders>
            <w:shd w:val="clear" w:color="auto" w:fill="auto"/>
            <w:noWrap/>
            <w:vAlign w:val="bottom"/>
            <w:hideMark/>
          </w:tcPr>
          <w:p w14:paraId="2304EC5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0EEB766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(2/5) 40%</w:t>
            </w:r>
          </w:p>
        </w:tc>
      </w:tr>
      <w:tr w:rsidR="009A1C6D" w:rsidRPr="009A1C6D" w14:paraId="7CF4548E" w14:textId="77777777" w:rsidTr="009A1C6D">
        <w:trPr>
          <w:trHeight w:val="312"/>
        </w:trPr>
        <w:tc>
          <w:tcPr>
            <w:tcW w:w="271" w:type="dxa"/>
            <w:tcBorders>
              <w:top w:val="nil"/>
              <w:left w:val="nil"/>
              <w:bottom w:val="nil"/>
              <w:right w:val="nil"/>
            </w:tcBorders>
            <w:shd w:val="clear" w:color="auto" w:fill="auto"/>
            <w:noWrap/>
            <w:vAlign w:val="bottom"/>
            <w:hideMark/>
          </w:tcPr>
          <w:p w14:paraId="22DF3B4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68F2B9C9" w14:textId="77777777" w:rsidR="009A1C6D" w:rsidRPr="009A1C6D" w:rsidRDefault="009A1C6D" w:rsidP="009D3CBE">
            <w:pPr>
              <w:spacing w:line="240" w:lineRule="auto"/>
              <w:rPr>
                <w:rFonts w:ascii="Times New Roman" w:eastAsia="Times New Roman" w:hAnsi="Times New Roman" w:cs="Times New Roman"/>
                <w:color w:val="000000"/>
              </w:rPr>
            </w:pPr>
            <w:proofErr w:type="spellStart"/>
            <w:r w:rsidRPr="009A1C6D">
              <w:rPr>
                <w:rFonts w:ascii="Times New Roman" w:eastAsia="Times New Roman" w:hAnsi="Times New Roman" w:cs="Times New Roman"/>
                <w:color w:val="000000"/>
              </w:rPr>
              <w:t>Baetidae</w:t>
            </w:r>
            <w:proofErr w:type="spellEnd"/>
          </w:p>
        </w:tc>
        <w:tc>
          <w:tcPr>
            <w:tcW w:w="2380" w:type="dxa"/>
            <w:tcBorders>
              <w:top w:val="nil"/>
              <w:left w:val="nil"/>
              <w:bottom w:val="nil"/>
              <w:right w:val="nil"/>
            </w:tcBorders>
            <w:shd w:val="clear" w:color="auto" w:fill="auto"/>
            <w:noWrap/>
            <w:vAlign w:val="bottom"/>
            <w:hideMark/>
          </w:tcPr>
          <w:p w14:paraId="42CE326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B717AB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0.142 (± 0.124)</w:t>
            </w:r>
          </w:p>
        </w:tc>
        <w:tc>
          <w:tcPr>
            <w:tcW w:w="1560" w:type="dxa"/>
            <w:tcBorders>
              <w:top w:val="nil"/>
              <w:left w:val="nil"/>
              <w:bottom w:val="nil"/>
              <w:right w:val="nil"/>
            </w:tcBorders>
            <w:shd w:val="clear" w:color="auto" w:fill="auto"/>
            <w:noWrap/>
            <w:vAlign w:val="bottom"/>
            <w:hideMark/>
          </w:tcPr>
          <w:p w14:paraId="4B7D35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1D8B1D6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 xml:space="preserve">(4/7) </w:t>
            </w:r>
            <w:commentRangeStart w:id="2"/>
            <w:r w:rsidRPr="009A1C6D">
              <w:rPr>
                <w:rFonts w:ascii="Times New Roman" w:eastAsia="Times New Roman" w:hAnsi="Times New Roman" w:cs="Times New Roman"/>
                <w:color w:val="000000"/>
              </w:rPr>
              <w:t>57</w:t>
            </w:r>
            <w:commentRangeEnd w:id="2"/>
            <w:r w:rsidR="00A86671">
              <w:rPr>
                <w:rStyle w:val="CommentReference"/>
              </w:rPr>
              <w:commentReference w:id="2"/>
            </w:r>
            <w:r w:rsidRPr="009A1C6D">
              <w:rPr>
                <w:rFonts w:ascii="Times New Roman" w:eastAsia="Times New Roman" w:hAnsi="Times New Roman" w:cs="Times New Roman"/>
                <w:color w:val="000000"/>
              </w:rPr>
              <w:t>%</w:t>
            </w:r>
          </w:p>
        </w:tc>
      </w:tr>
      <w:tr w:rsidR="009A1C6D" w:rsidRPr="009A1C6D" w14:paraId="36B4B701" w14:textId="77777777" w:rsidTr="009A1C6D">
        <w:trPr>
          <w:trHeight w:val="288"/>
        </w:trPr>
        <w:tc>
          <w:tcPr>
            <w:tcW w:w="271" w:type="dxa"/>
            <w:tcBorders>
              <w:top w:val="nil"/>
              <w:left w:val="nil"/>
              <w:bottom w:val="nil"/>
              <w:right w:val="nil"/>
            </w:tcBorders>
            <w:shd w:val="clear" w:color="auto" w:fill="auto"/>
            <w:noWrap/>
            <w:vAlign w:val="bottom"/>
            <w:hideMark/>
          </w:tcPr>
          <w:p w14:paraId="445CBEC0"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350EACA2"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0F0197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4B18ED2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0.080 (± 0.090)</w:t>
            </w:r>
          </w:p>
        </w:tc>
        <w:tc>
          <w:tcPr>
            <w:tcW w:w="1560" w:type="dxa"/>
            <w:tcBorders>
              <w:top w:val="nil"/>
              <w:left w:val="nil"/>
              <w:bottom w:val="nil"/>
              <w:right w:val="nil"/>
            </w:tcBorders>
            <w:shd w:val="clear" w:color="auto" w:fill="auto"/>
            <w:noWrap/>
            <w:vAlign w:val="bottom"/>
            <w:hideMark/>
          </w:tcPr>
          <w:p w14:paraId="164EE29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B5854A9"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672B3E68" w14:textId="77777777" w:rsidTr="009A1C6D">
        <w:trPr>
          <w:trHeight w:val="312"/>
        </w:trPr>
        <w:tc>
          <w:tcPr>
            <w:tcW w:w="271" w:type="dxa"/>
            <w:tcBorders>
              <w:top w:val="nil"/>
              <w:left w:val="nil"/>
              <w:bottom w:val="nil"/>
              <w:right w:val="nil"/>
            </w:tcBorders>
            <w:shd w:val="clear" w:color="auto" w:fill="auto"/>
            <w:noWrap/>
            <w:vAlign w:val="bottom"/>
            <w:hideMark/>
          </w:tcPr>
          <w:p w14:paraId="4DDD728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437EDA90" w14:textId="77777777" w:rsidR="009A1C6D" w:rsidRPr="009A1C6D" w:rsidRDefault="009A1C6D" w:rsidP="009D3CBE">
            <w:pPr>
              <w:spacing w:line="240" w:lineRule="auto"/>
              <w:rPr>
                <w:rFonts w:ascii="Times New Roman" w:eastAsia="Times New Roman" w:hAnsi="Times New Roman" w:cs="Times New Roman"/>
                <w:color w:val="000000"/>
              </w:rPr>
            </w:pPr>
            <w:proofErr w:type="spellStart"/>
            <w:r w:rsidRPr="009A1C6D">
              <w:rPr>
                <w:rFonts w:ascii="Times New Roman" w:eastAsia="Times New Roman" w:hAnsi="Times New Roman" w:cs="Times New Roman"/>
                <w:color w:val="000000"/>
              </w:rPr>
              <w:t>Simuliidae</w:t>
            </w:r>
            <w:proofErr w:type="spellEnd"/>
          </w:p>
        </w:tc>
        <w:tc>
          <w:tcPr>
            <w:tcW w:w="2380" w:type="dxa"/>
            <w:tcBorders>
              <w:top w:val="nil"/>
              <w:left w:val="nil"/>
              <w:bottom w:val="nil"/>
              <w:right w:val="nil"/>
            </w:tcBorders>
            <w:shd w:val="clear" w:color="auto" w:fill="auto"/>
            <w:noWrap/>
            <w:vAlign w:val="bottom"/>
            <w:hideMark/>
          </w:tcPr>
          <w:p w14:paraId="7493B16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108EC1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0.047 (± 0.027)</w:t>
            </w:r>
          </w:p>
        </w:tc>
        <w:tc>
          <w:tcPr>
            <w:tcW w:w="1560" w:type="dxa"/>
            <w:tcBorders>
              <w:top w:val="nil"/>
              <w:left w:val="nil"/>
              <w:bottom w:val="nil"/>
              <w:right w:val="nil"/>
            </w:tcBorders>
            <w:shd w:val="clear" w:color="auto" w:fill="auto"/>
            <w:noWrap/>
            <w:vAlign w:val="bottom"/>
            <w:hideMark/>
          </w:tcPr>
          <w:p w14:paraId="2E56395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3CE2E30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(7/7) 100%</w:t>
            </w:r>
          </w:p>
        </w:tc>
      </w:tr>
      <w:tr w:rsidR="009A1C6D" w:rsidRPr="009A1C6D" w14:paraId="607BEBFB" w14:textId="77777777" w:rsidTr="009A1C6D">
        <w:trPr>
          <w:trHeight w:val="288"/>
        </w:trPr>
        <w:tc>
          <w:tcPr>
            <w:tcW w:w="271" w:type="dxa"/>
            <w:tcBorders>
              <w:top w:val="nil"/>
              <w:left w:val="nil"/>
              <w:bottom w:val="nil"/>
              <w:right w:val="nil"/>
            </w:tcBorders>
            <w:shd w:val="clear" w:color="auto" w:fill="auto"/>
            <w:noWrap/>
            <w:vAlign w:val="bottom"/>
            <w:hideMark/>
          </w:tcPr>
          <w:p w14:paraId="0105F998"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5D44FF94"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3B0DB5E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808E5E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0.028 (± 0.019)</w:t>
            </w:r>
          </w:p>
        </w:tc>
        <w:tc>
          <w:tcPr>
            <w:tcW w:w="1560" w:type="dxa"/>
            <w:tcBorders>
              <w:top w:val="nil"/>
              <w:left w:val="nil"/>
              <w:bottom w:val="nil"/>
              <w:right w:val="nil"/>
            </w:tcBorders>
            <w:shd w:val="clear" w:color="auto" w:fill="auto"/>
            <w:noWrap/>
            <w:vAlign w:val="bottom"/>
            <w:hideMark/>
          </w:tcPr>
          <w:p w14:paraId="2869314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6944084"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479B359A" w14:textId="77777777" w:rsidTr="009A1C6D">
        <w:trPr>
          <w:trHeight w:val="288"/>
        </w:trPr>
        <w:tc>
          <w:tcPr>
            <w:tcW w:w="271" w:type="dxa"/>
            <w:tcBorders>
              <w:top w:val="nil"/>
              <w:left w:val="nil"/>
              <w:bottom w:val="nil"/>
              <w:right w:val="nil"/>
            </w:tcBorders>
            <w:shd w:val="clear" w:color="auto" w:fill="auto"/>
            <w:noWrap/>
            <w:vAlign w:val="bottom"/>
            <w:hideMark/>
          </w:tcPr>
          <w:p w14:paraId="0D18E8D5"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0FA8F565" w14:textId="77777777" w:rsidR="009A1C6D" w:rsidRPr="009A1C6D" w:rsidRDefault="009A1C6D" w:rsidP="009D3CBE">
            <w:pPr>
              <w:spacing w:line="240" w:lineRule="auto"/>
              <w:rPr>
                <w:rFonts w:ascii="Times New Roman" w:eastAsia="Times New Roman" w:hAnsi="Times New Roman" w:cs="Times New Roman"/>
                <w:color w:val="000000"/>
              </w:rPr>
            </w:pPr>
            <w:proofErr w:type="spellStart"/>
            <w:r w:rsidRPr="009A1C6D">
              <w:rPr>
                <w:rFonts w:ascii="Times New Roman" w:eastAsia="Times New Roman" w:hAnsi="Times New Roman" w:cs="Times New Roman"/>
                <w:color w:val="000000"/>
              </w:rPr>
              <w:t>Hydropsycidae</w:t>
            </w:r>
            <w:proofErr w:type="spellEnd"/>
          </w:p>
        </w:tc>
        <w:tc>
          <w:tcPr>
            <w:tcW w:w="2380" w:type="dxa"/>
            <w:tcBorders>
              <w:top w:val="nil"/>
              <w:left w:val="nil"/>
              <w:bottom w:val="nil"/>
              <w:right w:val="nil"/>
            </w:tcBorders>
            <w:shd w:val="clear" w:color="auto" w:fill="auto"/>
            <w:noWrap/>
            <w:vAlign w:val="bottom"/>
            <w:hideMark/>
          </w:tcPr>
          <w:p w14:paraId="5FDAD82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9A2BC9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0.107 (± 0.064)</w:t>
            </w:r>
          </w:p>
        </w:tc>
        <w:tc>
          <w:tcPr>
            <w:tcW w:w="1560" w:type="dxa"/>
            <w:tcBorders>
              <w:top w:val="nil"/>
              <w:left w:val="nil"/>
              <w:bottom w:val="nil"/>
              <w:right w:val="nil"/>
            </w:tcBorders>
            <w:shd w:val="clear" w:color="auto" w:fill="auto"/>
            <w:noWrap/>
            <w:vAlign w:val="bottom"/>
            <w:hideMark/>
          </w:tcPr>
          <w:p w14:paraId="232A9D3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34DE1A1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(5/5) 100%</w:t>
            </w:r>
          </w:p>
        </w:tc>
      </w:tr>
      <w:tr w:rsidR="009A1C6D" w:rsidRPr="009A1C6D" w14:paraId="5FC7CED7" w14:textId="77777777" w:rsidTr="009A1C6D">
        <w:trPr>
          <w:trHeight w:val="288"/>
        </w:trPr>
        <w:tc>
          <w:tcPr>
            <w:tcW w:w="271" w:type="dxa"/>
            <w:tcBorders>
              <w:top w:val="nil"/>
              <w:left w:val="nil"/>
              <w:bottom w:val="nil"/>
              <w:right w:val="nil"/>
            </w:tcBorders>
            <w:shd w:val="clear" w:color="auto" w:fill="auto"/>
            <w:noWrap/>
            <w:vAlign w:val="bottom"/>
            <w:hideMark/>
          </w:tcPr>
          <w:p w14:paraId="28642199"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2469BD74" w14:textId="77777777" w:rsidR="009A1C6D" w:rsidRPr="009A1C6D" w:rsidRDefault="009A1C6D" w:rsidP="009D3CBE">
            <w:pPr>
              <w:spacing w:line="240" w:lineRule="auto"/>
              <w:rPr>
                <w:rFonts w:ascii="Times New Roman" w:eastAsia="Times New Roman" w:hAnsi="Times New Roman" w:cs="Times New Roman"/>
                <w:color w:val="000000"/>
              </w:rPr>
            </w:pPr>
            <w:proofErr w:type="spellStart"/>
            <w:r w:rsidRPr="009A1C6D">
              <w:rPr>
                <w:rFonts w:ascii="Times New Roman" w:eastAsia="Times New Roman" w:hAnsi="Times New Roman" w:cs="Times New Roman"/>
                <w:color w:val="000000"/>
              </w:rPr>
              <w:t>Heptaganeidae</w:t>
            </w:r>
            <w:proofErr w:type="spellEnd"/>
          </w:p>
        </w:tc>
        <w:tc>
          <w:tcPr>
            <w:tcW w:w="2380" w:type="dxa"/>
            <w:tcBorders>
              <w:top w:val="nil"/>
              <w:left w:val="nil"/>
              <w:bottom w:val="nil"/>
              <w:right w:val="nil"/>
            </w:tcBorders>
            <w:shd w:val="clear" w:color="auto" w:fill="auto"/>
            <w:noWrap/>
            <w:vAlign w:val="bottom"/>
            <w:hideMark/>
          </w:tcPr>
          <w:p w14:paraId="0795E0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1BE309D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0.063 (± 0.078)</w:t>
            </w:r>
          </w:p>
        </w:tc>
        <w:tc>
          <w:tcPr>
            <w:tcW w:w="1560" w:type="dxa"/>
            <w:tcBorders>
              <w:top w:val="nil"/>
              <w:left w:val="nil"/>
              <w:bottom w:val="nil"/>
              <w:right w:val="nil"/>
            </w:tcBorders>
            <w:shd w:val="clear" w:color="auto" w:fill="auto"/>
            <w:noWrap/>
            <w:vAlign w:val="bottom"/>
            <w:hideMark/>
          </w:tcPr>
          <w:p w14:paraId="6FFD4ED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3C6E18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(3/5) 60%</w:t>
            </w:r>
          </w:p>
        </w:tc>
      </w:tr>
      <w:tr w:rsidR="009A1C6D" w:rsidRPr="009A1C6D" w14:paraId="11BC8F58" w14:textId="77777777" w:rsidTr="009A1C6D">
        <w:trPr>
          <w:trHeight w:val="288"/>
        </w:trPr>
        <w:tc>
          <w:tcPr>
            <w:tcW w:w="271" w:type="dxa"/>
            <w:tcBorders>
              <w:top w:val="nil"/>
              <w:left w:val="nil"/>
              <w:bottom w:val="nil"/>
              <w:right w:val="nil"/>
            </w:tcBorders>
            <w:shd w:val="clear" w:color="auto" w:fill="auto"/>
            <w:noWrap/>
            <w:vAlign w:val="bottom"/>
            <w:hideMark/>
          </w:tcPr>
          <w:p w14:paraId="0F56E82C"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415A033" w14:textId="77777777" w:rsidR="009A1C6D" w:rsidRPr="009A1C6D" w:rsidRDefault="009A1C6D" w:rsidP="009D3CBE">
            <w:pPr>
              <w:spacing w:line="240" w:lineRule="auto"/>
              <w:rPr>
                <w:rFonts w:ascii="Times New Roman" w:eastAsia="Times New Roman" w:hAnsi="Times New Roman" w:cs="Times New Roman"/>
                <w:i/>
                <w:iCs/>
                <w:color w:val="000000"/>
              </w:rPr>
            </w:pPr>
            <w:r w:rsidRPr="009A1C6D">
              <w:rPr>
                <w:rFonts w:ascii="Times New Roman" w:eastAsia="Times New Roman" w:hAnsi="Times New Roman" w:cs="Times New Roman"/>
                <w:i/>
                <w:iCs/>
                <w:color w:val="000000"/>
              </w:rPr>
              <w:t xml:space="preserve">Gammarus </w:t>
            </w:r>
            <w:proofErr w:type="spellStart"/>
            <w:r w:rsidRPr="009A1C6D">
              <w:rPr>
                <w:rFonts w:ascii="Times New Roman" w:eastAsia="Times New Roman" w:hAnsi="Times New Roman" w:cs="Times New Roman"/>
                <w:i/>
                <w:iCs/>
                <w:color w:val="000000"/>
              </w:rPr>
              <w:t>pulex</w:t>
            </w:r>
            <w:proofErr w:type="spellEnd"/>
          </w:p>
        </w:tc>
        <w:tc>
          <w:tcPr>
            <w:tcW w:w="2380" w:type="dxa"/>
            <w:tcBorders>
              <w:top w:val="nil"/>
              <w:left w:val="nil"/>
              <w:bottom w:val="nil"/>
              <w:right w:val="nil"/>
            </w:tcBorders>
            <w:shd w:val="clear" w:color="auto" w:fill="auto"/>
            <w:noWrap/>
            <w:vAlign w:val="bottom"/>
            <w:hideMark/>
          </w:tcPr>
          <w:p w14:paraId="1CAF918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66FC3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0.094 (± 0.061)</w:t>
            </w:r>
          </w:p>
        </w:tc>
        <w:tc>
          <w:tcPr>
            <w:tcW w:w="1560" w:type="dxa"/>
            <w:tcBorders>
              <w:top w:val="nil"/>
              <w:left w:val="nil"/>
              <w:bottom w:val="nil"/>
              <w:right w:val="nil"/>
            </w:tcBorders>
            <w:shd w:val="clear" w:color="auto" w:fill="auto"/>
            <w:noWrap/>
            <w:vAlign w:val="bottom"/>
            <w:hideMark/>
          </w:tcPr>
          <w:p w14:paraId="58BC8F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54D530C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(1/2) 50%</w:t>
            </w:r>
          </w:p>
        </w:tc>
      </w:tr>
      <w:tr w:rsidR="009A1C6D" w:rsidRPr="009A1C6D" w14:paraId="5E820557"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09D3E908" w14:textId="6B014575" w:rsidR="009A1C6D" w:rsidRPr="009A1C6D" w:rsidRDefault="002F51D2" w:rsidP="009D3CBE">
            <w:pPr>
              <w:spacing w:line="240" w:lineRule="auto"/>
              <w:rPr>
                <w:rFonts w:ascii="Times New Roman" w:eastAsia="Times New Roman" w:hAnsi="Times New Roman" w:cs="Times New Roman"/>
                <w:b/>
                <w:bCs/>
                <w:i/>
                <w:iCs/>
                <w:color w:val="000000"/>
              </w:rPr>
            </w:pPr>
            <w:ins w:id="3" w:author="Frank J. Rahel" w:date="2023-06-16T12:26:00Z">
              <w:r>
                <w:rPr>
                  <w:rFonts w:ascii="Times New Roman" w:eastAsia="Times New Roman" w:hAnsi="Times New Roman" w:cs="Times New Roman"/>
                  <w:b/>
                  <w:bCs/>
                  <w:i/>
                  <w:iCs/>
                  <w:color w:val="000000"/>
                </w:rPr>
                <w:t xml:space="preserve"> </w:t>
              </w:r>
            </w:ins>
            <w:r w:rsidR="009A1C6D" w:rsidRPr="009A1C6D">
              <w:rPr>
                <w:rFonts w:ascii="Times New Roman" w:eastAsia="Times New Roman" w:hAnsi="Times New Roman" w:cs="Times New Roman"/>
                <w:b/>
                <w:bCs/>
                <w:i/>
                <w:iCs/>
                <w:color w:val="000000"/>
              </w:rPr>
              <w:t>Feeding</w:t>
            </w:r>
            <w:ins w:id="4" w:author="Frank J. Rahel" w:date="2023-08-13T11:51:00Z">
              <w:r w:rsidR="005C4CC9">
                <w:rPr>
                  <w:rFonts w:ascii="Times New Roman" w:eastAsia="Times New Roman" w:hAnsi="Times New Roman" w:cs="Times New Roman"/>
                  <w:b/>
                  <w:bCs/>
                  <w:i/>
                  <w:iCs/>
                  <w:color w:val="000000"/>
                </w:rPr>
                <w:t xml:space="preserve"> groups</w:t>
              </w:r>
            </w:ins>
          </w:p>
        </w:tc>
        <w:tc>
          <w:tcPr>
            <w:tcW w:w="2380" w:type="dxa"/>
            <w:tcBorders>
              <w:top w:val="nil"/>
              <w:left w:val="nil"/>
              <w:bottom w:val="nil"/>
              <w:right w:val="nil"/>
            </w:tcBorders>
            <w:shd w:val="clear" w:color="auto" w:fill="auto"/>
            <w:noWrap/>
            <w:vAlign w:val="bottom"/>
            <w:hideMark/>
          </w:tcPr>
          <w:p w14:paraId="219F8504"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7FBEAB43"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50BD2E1D"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049EE348"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5AC1BE6B" w14:textId="77777777" w:rsidTr="009A1C6D">
        <w:trPr>
          <w:trHeight w:val="288"/>
        </w:trPr>
        <w:tc>
          <w:tcPr>
            <w:tcW w:w="271" w:type="dxa"/>
            <w:tcBorders>
              <w:top w:val="nil"/>
              <w:left w:val="nil"/>
              <w:bottom w:val="nil"/>
              <w:right w:val="nil"/>
            </w:tcBorders>
            <w:shd w:val="clear" w:color="auto" w:fill="auto"/>
            <w:noWrap/>
            <w:vAlign w:val="bottom"/>
            <w:hideMark/>
          </w:tcPr>
          <w:p w14:paraId="3D13BFAF"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vMerge w:val="restart"/>
            <w:tcBorders>
              <w:top w:val="nil"/>
              <w:left w:val="nil"/>
              <w:bottom w:val="nil"/>
              <w:right w:val="nil"/>
            </w:tcBorders>
            <w:shd w:val="clear" w:color="auto" w:fill="auto"/>
            <w:noWrap/>
            <w:vAlign w:val="center"/>
            <w:hideMark/>
          </w:tcPr>
          <w:p w14:paraId="39AD77B0"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Filterers</w:t>
            </w:r>
          </w:p>
        </w:tc>
        <w:tc>
          <w:tcPr>
            <w:tcW w:w="2380" w:type="dxa"/>
            <w:tcBorders>
              <w:top w:val="nil"/>
              <w:left w:val="nil"/>
              <w:bottom w:val="nil"/>
              <w:right w:val="nil"/>
            </w:tcBorders>
            <w:shd w:val="clear" w:color="auto" w:fill="auto"/>
            <w:noWrap/>
            <w:vAlign w:val="bottom"/>
            <w:hideMark/>
          </w:tcPr>
          <w:p w14:paraId="4ED56FF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D35D03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0.047 (± 0.027)</w:t>
            </w:r>
          </w:p>
        </w:tc>
        <w:tc>
          <w:tcPr>
            <w:tcW w:w="1560" w:type="dxa"/>
            <w:tcBorders>
              <w:top w:val="nil"/>
              <w:left w:val="nil"/>
              <w:bottom w:val="nil"/>
              <w:right w:val="nil"/>
            </w:tcBorders>
            <w:shd w:val="clear" w:color="auto" w:fill="auto"/>
            <w:noWrap/>
            <w:vAlign w:val="bottom"/>
            <w:hideMark/>
          </w:tcPr>
          <w:p w14:paraId="4482AF1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6484EE9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(6/7) 86%</w:t>
            </w:r>
          </w:p>
        </w:tc>
      </w:tr>
      <w:tr w:rsidR="009A1C6D" w:rsidRPr="009A1C6D" w14:paraId="4209A8FE" w14:textId="77777777" w:rsidTr="009A1C6D">
        <w:trPr>
          <w:trHeight w:val="288"/>
        </w:trPr>
        <w:tc>
          <w:tcPr>
            <w:tcW w:w="271" w:type="dxa"/>
            <w:tcBorders>
              <w:top w:val="nil"/>
              <w:left w:val="nil"/>
              <w:bottom w:val="nil"/>
              <w:right w:val="nil"/>
            </w:tcBorders>
            <w:shd w:val="clear" w:color="auto" w:fill="auto"/>
            <w:noWrap/>
            <w:vAlign w:val="bottom"/>
            <w:hideMark/>
          </w:tcPr>
          <w:p w14:paraId="55B2E51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4B0C65FF"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35B1C70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02CED6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0.030 (± 0.018)</w:t>
            </w:r>
          </w:p>
        </w:tc>
        <w:tc>
          <w:tcPr>
            <w:tcW w:w="1560" w:type="dxa"/>
            <w:tcBorders>
              <w:top w:val="nil"/>
              <w:left w:val="nil"/>
              <w:bottom w:val="nil"/>
              <w:right w:val="nil"/>
            </w:tcBorders>
            <w:shd w:val="clear" w:color="auto" w:fill="auto"/>
            <w:noWrap/>
            <w:vAlign w:val="bottom"/>
            <w:hideMark/>
          </w:tcPr>
          <w:p w14:paraId="569D239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56A81FD"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1E11EAB3" w14:textId="77777777" w:rsidTr="009A1C6D">
        <w:trPr>
          <w:trHeight w:val="288"/>
        </w:trPr>
        <w:tc>
          <w:tcPr>
            <w:tcW w:w="271" w:type="dxa"/>
            <w:tcBorders>
              <w:top w:val="nil"/>
              <w:left w:val="nil"/>
              <w:bottom w:val="nil"/>
              <w:right w:val="nil"/>
            </w:tcBorders>
            <w:shd w:val="clear" w:color="auto" w:fill="auto"/>
            <w:noWrap/>
            <w:vAlign w:val="bottom"/>
            <w:hideMark/>
          </w:tcPr>
          <w:p w14:paraId="07A4E93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5C93039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Predator</w:t>
            </w:r>
          </w:p>
        </w:tc>
        <w:tc>
          <w:tcPr>
            <w:tcW w:w="2380" w:type="dxa"/>
            <w:tcBorders>
              <w:top w:val="nil"/>
              <w:left w:val="nil"/>
              <w:bottom w:val="nil"/>
              <w:right w:val="nil"/>
            </w:tcBorders>
            <w:shd w:val="clear" w:color="auto" w:fill="auto"/>
            <w:noWrap/>
            <w:vAlign w:val="bottom"/>
            <w:hideMark/>
          </w:tcPr>
          <w:p w14:paraId="0EFDD5A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3AFA560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0.223 (± 0.097)</w:t>
            </w:r>
          </w:p>
        </w:tc>
        <w:tc>
          <w:tcPr>
            <w:tcW w:w="1560" w:type="dxa"/>
            <w:tcBorders>
              <w:top w:val="nil"/>
              <w:left w:val="nil"/>
              <w:bottom w:val="nil"/>
              <w:right w:val="nil"/>
            </w:tcBorders>
            <w:shd w:val="clear" w:color="auto" w:fill="auto"/>
            <w:noWrap/>
            <w:vAlign w:val="bottom"/>
            <w:hideMark/>
          </w:tcPr>
          <w:p w14:paraId="30C3867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580A4BF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(3/7) 43%</w:t>
            </w:r>
          </w:p>
        </w:tc>
      </w:tr>
      <w:tr w:rsidR="009A1C6D" w:rsidRPr="009A1C6D" w14:paraId="619BD2D7" w14:textId="77777777" w:rsidTr="009A1C6D">
        <w:trPr>
          <w:trHeight w:val="288"/>
        </w:trPr>
        <w:tc>
          <w:tcPr>
            <w:tcW w:w="271" w:type="dxa"/>
            <w:tcBorders>
              <w:top w:val="nil"/>
              <w:left w:val="nil"/>
              <w:bottom w:val="nil"/>
              <w:right w:val="nil"/>
            </w:tcBorders>
            <w:shd w:val="clear" w:color="auto" w:fill="auto"/>
            <w:noWrap/>
            <w:vAlign w:val="bottom"/>
            <w:hideMark/>
          </w:tcPr>
          <w:p w14:paraId="30659AF0"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44F5AEB9"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203CB84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5475C00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0.063)</w:t>
            </w:r>
          </w:p>
        </w:tc>
        <w:tc>
          <w:tcPr>
            <w:tcW w:w="1560" w:type="dxa"/>
            <w:tcBorders>
              <w:top w:val="nil"/>
              <w:left w:val="nil"/>
              <w:bottom w:val="nil"/>
              <w:right w:val="nil"/>
            </w:tcBorders>
            <w:shd w:val="clear" w:color="auto" w:fill="auto"/>
            <w:noWrap/>
            <w:vAlign w:val="bottom"/>
            <w:hideMark/>
          </w:tcPr>
          <w:p w14:paraId="44539BC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568C5B6A"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2F17DF05" w14:textId="77777777" w:rsidTr="009A1C6D">
        <w:trPr>
          <w:trHeight w:val="288"/>
        </w:trPr>
        <w:tc>
          <w:tcPr>
            <w:tcW w:w="271" w:type="dxa"/>
            <w:tcBorders>
              <w:top w:val="nil"/>
              <w:left w:val="nil"/>
              <w:bottom w:val="nil"/>
              <w:right w:val="nil"/>
            </w:tcBorders>
            <w:shd w:val="clear" w:color="auto" w:fill="auto"/>
            <w:noWrap/>
            <w:vAlign w:val="bottom"/>
            <w:hideMark/>
          </w:tcPr>
          <w:p w14:paraId="31F45A1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063047D3"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Omnivore</w:t>
            </w:r>
          </w:p>
        </w:tc>
        <w:tc>
          <w:tcPr>
            <w:tcW w:w="2380" w:type="dxa"/>
            <w:tcBorders>
              <w:top w:val="nil"/>
              <w:left w:val="nil"/>
              <w:bottom w:val="nil"/>
              <w:right w:val="nil"/>
            </w:tcBorders>
            <w:shd w:val="clear" w:color="auto" w:fill="auto"/>
            <w:noWrap/>
            <w:vAlign w:val="bottom"/>
            <w:hideMark/>
          </w:tcPr>
          <w:p w14:paraId="0540109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05CA424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0.126 (± 0.076)</w:t>
            </w:r>
          </w:p>
        </w:tc>
        <w:tc>
          <w:tcPr>
            <w:tcW w:w="1560" w:type="dxa"/>
            <w:tcBorders>
              <w:top w:val="nil"/>
              <w:left w:val="nil"/>
              <w:bottom w:val="nil"/>
              <w:right w:val="nil"/>
            </w:tcBorders>
            <w:shd w:val="clear" w:color="auto" w:fill="auto"/>
            <w:noWrap/>
            <w:vAlign w:val="bottom"/>
            <w:hideMark/>
          </w:tcPr>
          <w:p w14:paraId="3B5CB50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6E9A436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(4/7) 57%</w:t>
            </w:r>
          </w:p>
        </w:tc>
      </w:tr>
      <w:tr w:rsidR="009A1C6D" w:rsidRPr="009A1C6D" w14:paraId="547EA023" w14:textId="77777777" w:rsidTr="009A1C6D">
        <w:trPr>
          <w:trHeight w:val="288"/>
        </w:trPr>
        <w:tc>
          <w:tcPr>
            <w:tcW w:w="271" w:type="dxa"/>
            <w:tcBorders>
              <w:top w:val="nil"/>
              <w:left w:val="nil"/>
              <w:bottom w:val="nil"/>
              <w:right w:val="nil"/>
            </w:tcBorders>
            <w:shd w:val="clear" w:color="auto" w:fill="auto"/>
            <w:noWrap/>
            <w:vAlign w:val="bottom"/>
            <w:hideMark/>
          </w:tcPr>
          <w:p w14:paraId="41D3832E"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6A5C56AC"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7375F1F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ED005F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0.063 (± 0.035)</w:t>
            </w:r>
          </w:p>
        </w:tc>
        <w:tc>
          <w:tcPr>
            <w:tcW w:w="1560" w:type="dxa"/>
            <w:tcBorders>
              <w:top w:val="nil"/>
              <w:left w:val="nil"/>
              <w:bottom w:val="nil"/>
              <w:right w:val="nil"/>
            </w:tcBorders>
            <w:shd w:val="clear" w:color="auto" w:fill="auto"/>
            <w:noWrap/>
            <w:vAlign w:val="bottom"/>
            <w:hideMark/>
          </w:tcPr>
          <w:p w14:paraId="5D80C26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2FAE8059"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31DE115D" w14:textId="77777777" w:rsidTr="009A1C6D">
        <w:trPr>
          <w:trHeight w:val="288"/>
        </w:trPr>
        <w:tc>
          <w:tcPr>
            <w:tcW w:w="271" w:type="dxa"/>
            <w:tcBorders>
              <w:top w:val="nil"/>
              <w:left w:val="nil"/>
              <w:bottom w:val="nil"/>
              <w:right w:val="nil"/>
            </w:tcBorders>
            <w:shd w:val="clear" w:color="auto" w:fill="auto"/>
            <w:noWrap/>
            <w:vAlign w:val="bottom"/>
            <w:hideMark/>
          </w:tcPr>
          <w:p w14:paraId="18D23556"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5354D6D1"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Collector</w:t>
            </w:r>
          </w:p>
        </w:tc>
        <w:tc>
          <w:tcPr>
            <w:tcW w:w="2380" w:type="dxa"/>
            <w:tcBorders>
              <w:top w:val="nil"/>
              <w:left w:val="nil"/>
              <w:bottom w:val="nil"/>
              <w:right w:val="nil"/>
            </w:tcBorders>
            <w:shd w:val="clear" w:color="auto" w:fill="auto"/>
            <w:noWrap/>
            <w:vAlign w:val="bottom"/>
            <w:hideMark/>
          </w:tcPr>
          <w:p w14:paraId="78C2011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45AFCDA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0.390 (± 0.262)</w:t>
            </w:r>
          </w:p>
        </w:tc>
        <w:tc>
          <w:tcPr>
            <w:tcW w:w="1560" w:type="dxa"/>
            <w:tcBorders>
              <w:top w:val="nil"/>
              <w:left w:val="nil"/>
              <w:bottom w:val="nil"/>
              <w:right w:val="nil"/>
            </w:tcBorders>
            <w:shd w:val="clear" w:color="auto" w:fill="auto"/>
            <w:noWrap/>
            <w:vAlign w:val="bottom"/>
            <w:hideMark/>
          </w:tcPr>
          <w:p w14:paraId="04716FD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0EDC3B5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(4/7) 57%</w:t>
            </w:r>
          </w:p>
        </w:tc>
      </w:tr>
      <w:tr w:rsidR="009A1C6D" w:rsidRPr="009A1C6D" w14:paraId="508E3ED3" w14:textId="77777777" w:rsidTr="009A1C6D">
        <w:trPr>
          <w:trHeight w:val="288"/>
        </w:trPr>
        <w:tc>
          <w:tcPr>
            <w:tcW w:w="271" w:type="dxa"/>
            <w:tcBorders>
              <w:top w:val="nil"/>
              <w:left w:val="nil"/>
              <w:bottom w:val="nil"/>
              <w:right w:val="nil"/>
            </w:tcBorders>
            <w:shd w:val="clear" w:color="auto" w:fill="auto"/>
            <w:noWrap/>
            <w:vAlign w:val="bottom"/>
            <w:hideMark/>
          </w:tcPr>
          <w:p w14:paraId="2F4CE791"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345C63CB"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576D2C7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25013F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0.087)</w:t>
            </w:r>
          </w:p>
        </w:tc>
        <w:tc>
          <w:tcPr>
            <w:tcW w:w="1560" w:type="dxa"/>
            <w:tcBorders>
              <w:top w:val="nil"/>
              <w:left w:val="nil"/>
              <w:bottom w:val="nil"/>
              <w:right w:val="nil"/>
            </w:tcBorders>
            <w:shd w:val="clear" w:color="auto" w:fill="auto"/>
            <w:noWrap/>
            <w:vAlign w:val="bottom"/>
            <w:hideMark/>
          </w:tcPr>
          <w:p w14:paraId="251AEE2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152F3EF0"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60E572DA" w14:textId="77777777" w:rsidTr="009A1C6D">
        <w:trPr>
          <w:trHeight w:val="288"/>
        </w:trPr>
        <w:tc>
          <w:tcPr>
            <w:tcW w:w="271" w:type="dxa"/>
            <w:tcBorders>
              <w:top w:val="nil"/>
              <w:left w:val="nil"/>
              <w:bottom w:val="nil"/>
              <w:right w:val="nil"/>
            </w:tcBorders>
            <w:shd w:val="clear" w:color="auto" w:fill="auto"/>
            <w:noWrap/>
            <w:vAlign w:val="bottom"/>
            <w:hideMark/>
          </w:tcPr>
          <w:p w14:paraId="7C0D02FC"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A3871B0"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Scraper</w:t>
            </w:r>
          </w:p>
        </w:tc>
        <w:tc>
          <w:tcPr>
            <w:tcW w:w="2380" w:type="dxa"/>
            <w:tcBorders>
              <w:top w:val="nil"/>
              <w:left w:val="nil"/>
              <w:bottom w:val="nil"/>
              <w:right w:val="nil"/>
            </w:tcBorders>
            <w:shd w:val="clear" w:color="auto" w:fill="auto"/>
            <w:noWrap/>
            <w:vAlign w:val="bottom"/>
            <w:hideMark/>
          </w:tcPr>
          <w:p w14:paraId="026E356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59032F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0.130 (± 0.156)</w:t>
            </w:r>
          </w:p>
        </w:tc>
        <w:tc>
          <w:tcPr>
            <w:tcW w:w="1560" w:type="dxa"/>
            <w:tcBorders>
              <w:top w:val="nil"/>
              <w:left w:val="nil"/>
              <w:bottom w:val="nil"/>
              <w:right w:val="nil"/>
            </w:tcBorders>
            <w:shd w:val="clear" w:color="auto" w:fill="auto"/>
            <w:noWrap/>
            <w:vAlign w:val="bottom"/>
            <w:hideMark/>
          </w:tcPr>
          <w:p w14:paraId="6A54137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367C7D7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r w:rsidR="009A1C6D" w:rsidRPr="009A1C6D" w14:paraId="333C2550" w14:textId="77777777" w:rsidTr="009A1C6D">
        <w:trPr>
          <w:trHeight w:val="288"/>
        </w:trPr>
        <w:tc>
          <w:tcPr>
            <w:tcW w:w="271" w:type="dxa"/>
            <w:tcBorders>
              <w:top w:val="nil"/>
              <w:left w:val="nil"/>
              <w:bottom w:val="nil"/>
              <w:right w:val="nil"/>
            </w:tcBorders>
            <w:shd w:val="clear" w:color="auto" w:fill="auto"/>
            <w:noWrap/>
            <w:vAlign w:val="bottom"/>
            <w:hideMark/>
          </w:tcPr>
          <w:p w14:paraId="5D73F95F"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4532AC1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Grazer</w:t>
            </w:r>
          </w:p>
        </w:tc>
        <w:tc>
          <w:tcPr>
            <w:tcW w:w="2380" w:type="dxa"/>
            <w:tcBorders>
              <w:top w:val="nil"/>
              <w:left w:val="nil"/>
              <w:bottom w:val="nil"/>
              <w:right w:val="nil"/>
            </w:tcBorders>
            <w:shd w:val="clear" w:color="auto" w:fill="auto"/>
            <w:noWrap/>
            <w:vAlign w:val="bottom"/>
            <w:hideMark/>
          </w:tcPr>
          <w:p w14:paraId="4400F4D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3BE2AC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0.162 (± 0.154)</w:t>
            </w:r>
          </w:p>
        </w:tc>
        <w:tc>
          <w:tcPr>
            <w:tcW w:w="1560" w:type="dxa"/>
            <w:tcBorders>
              <w:top w:val="nil"/>
              <w:left w:val="nil"/>
              <w:bottom w:val="nil"/>
              <w:right w:val="nil"/>
            </w:tcBorders>
            <w:shd w:val="clear" w:color="auto" w:fill="auto"/>
            <w:noWrap/>
            <w:vAlign w:val="bottom"/>
            <w:hideMark/>
          </w:tcPr>
          <w:p w14:paraId="617B2CF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4D78ED8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40E78F78" w14:textId="77777777" w:rsidTr="009A1C6D">
        <w:trPr>
          <w:trHeight w:val="288"/>
        </w:trPr>
        <w:tc>
          <w:tcPr>
            <w:tcW w:w="271" w:type="dxa"/>
            <w:tcBorders>
              <w:top w:val="nil"/>
              <w:left w:val="nil"/>
              <w:bottom w:val="nil"/>
              <w:right w:val="nil"/>
            </w:tcBorders>
            <w:shd w:val="clear" w:color="auto" w:fill="auto"/>
            <w:noWrap/>
            <w:vAlign w:val="bottom"/>
            <w:hideMark/>
          </w:tcPr>
          <w:p w14:paraId="2570316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5C24E163"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Shredder</w:t>
            </w:r>
          </w:p>
        </w:tc>
        <w:tc>
          <w:tcPr>
            <w:tcW w:w="2380" w:type="dxa"/>
            <w:tcBorders>
              <w:top w:val="nil"/>
              <w:left w:val="nil"/>
              <w:bottom w:val="nil"/>
              <w:right w:val="nil"/>
            </w:tcBorders>
            <w:shd w:val="clear" w:color="auto" w:fill="auto"/>
            <w:noWrap/>
            <w:vAlign w:val="bottom"/>
            <w:hideMark/>
          </w:tcPr>
          <w:p w14:paraId="0DE7750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3821E4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0.065)</w:t>
            </w:r>
          </w:p>
        </w:tc>
        <w:tc>
          <w:tcPr>
            <w:tcW w:w="1560" w:type="dxa"/>
            <w:tcBorders>
              <w:top w:val="nil"/>
              <w:left w:val="nil"/>
              <w:bottom w:val="nil"/>
              <w:right w:val="nil"/>
            </w:tcBorders>
            <w:shd w:val="clear" w:color="auto" w:fill="auto"/>
            <w:noWrap/>
            <w:vAlign w:val="bottom"/>
            <w:hideMark/>
          </w:tcPr>
          <w:p w14:paraId="31D0909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2947C1E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r w:rsidR="009A1C6D" w:rsidRPr="009A1C6D" w14:paraId="7136B400"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0E77B76D"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Basal</w:t>
            </w:r>
          </w:p>
        </w:tc>
        <w:tc>
          <w:tcPr>
            <w:tcW w:w="2380" w:type="dxa"/>
            <w:tcBorders>
              <w:top w:val="nil"/>
              <w:left w:val="nil"/>
              <w:bottom w:val="nil"/>
              <w:right w:val="nil"/>
            </w:tcBorders>
            <w:shd w:val="clear" w:color="auto" w:fill="auto"/>
            <w:noWrap/>
            <w:vAlign w:val="bottom"/>
            <w:hideMark/>
          </w:tcPr>
          <w:p w14:paraId="21C4995B"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0E3BF9D9"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2DECBFBE"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6E84A18E"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6584FCAA" w14:textId="77777777" w:rsidTr="009A1C6D">
        <w:trPr>
          <w:trHeight w:val="288"/>
        </w:trPr>
        <w:tc>
          <w:tcPr>
            <w:tcW w:w="271" w:type="dxa"/>
            <w:tcBorders>
              <w:top w:val="nil"/>
              <w:left w:val="nil"/>
              <w:bottom w:val="nil"/>
              <w:right w:val="nil"/>
            </w:tcBorders>
            <w:shd w:val="clear" w:color="auto" w:fill="auto"/>
            <w:noWrap/>
            <w:vAlign w:val="bottom"/>
            <w:hideMark/>
          </w:tcPr>
          <w:p w14:paraId="5AA46819"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703A69E9"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filamentous</w:t>
            </w:r>
          </w:p>
        </w:tc>
        <w:tc>
          <w:tcPr>
            <w:tcW w:w="2380" w:type="dxa"/>
            <w:tcBorders>
              <w:top w:val="nil"/>
              <w:left w:val="nil"/>
              <w:bottom w:val="nil"/>
              <w:right w:val="nil"/>
            </w:tcBorders>
            <w:shd w:val="clear" w:color="auto" w:fill="auto"/>
            <w:noWrap/>
            <w:vAlign w:val="bottom"/>
            <w:hideMark/>
          </w:tcPr>
          <w:p w14:paraId="0BFDFFE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A4E853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2158D84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No</w:t>
            </w:r>
          </w:p>
        </w:tc>
        <w:tc>
          <w:tcPr>
            <w:tcW w:w="2070" w:type="dxa"/>
            <w:tcBorders>
              <w:top w:val="nil"/>
              <w:left w:val="nil"/>
              <w:bottom w:val="nil"/>
              <w:right w:val="nil"/>
            </w:tcBorders>
            <w:shd w:val="clear" w:color="auto" w:fill="auto"/>
            <w:noWrap/>
            <w:vAlign w:val="bottom"/>
            <w:hideMark/>
          </w:tcPr>
          <w:p w14:paraId="686E2B6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3A545205" w14:textId="77777777" w:rsidTr="009A1C6D">
        <w:trPr>
          <w:trHeight w:val="288"/>
        </w:trPr>
        <w:tc>
          <w:tcPr>
            <w:tcW w:w="271" w:type="dxa"/>
            <w:tcBorders>
              <w:top w:val="nil"/>
              <w:left w:val="nil"/>
              <w:bottom w:val="nil"/>
              <w:right w:val="nil"/>
            </w:tcBorders>
            <w:shd w:val="clear" w:color="auto" w:fill="auto"/>
            <w:noWrap/>
            <w:vAlign w:val="bottom"/>
            <w:hideMark/>
          </w:tcPr>
          <w:p w14:paraId="39DE0091"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4C8895A"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FBOM</w:t>
            </w:r>
          </w:p>
        </w:tc>
        <w:tc>
          <w:tcPr>
            <w:tcW w:w="2380" w:type="dxa"/>
            <w:tcBorders>
              <w:top w:val="nil"/>
              <w:left w:val="nil"/>
              <w:bottom w:val="nil"/>
              <w:right w:val="nil"/>
            </w:tcBorders>
            <w:shd w:val="clear" w:color="auto" w:fill="auto"/>
            <w:noWrap/>
            <w:vAlign w:val="bottom"/>
            <w:hideMark/>
          </w:tcPr>
          <w:p w14:paraId="6C4A10E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076FAC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1F8093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22B9508F"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553E93D8" w14:textId="77777777" w:rsidTr="009A1C6D">
        <w:trPr>
          <w:trHeight w:val="288"/>
        </w:trPr>
        <w:tc>
          <w:tcPr>
            <w:tcW w:w="271" w:type="dxa"/>
            <w:tcBorders>
              <w:top w:val="nil"/>
              <w:left w:val="nil"/>
              <w:bottom w:val="nil"/>
              <w:right w:val="nil"/>
            </w:tcBorders>
            <w:shd w:val="clear" w:color="auto" w:fill="auto"/>
            <w:noWrap/>
            <w:vAlign w:val="bottom"/>
            <w:hideMark/>
          </w:tcPr>
          <w:p w14:paraId="4FDB5C0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2D65C2E5"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seston</w:t>
            </w:r>
          </w:p>
        </w:tc>
        <w:tc>
          <w:tcPr>
            <w:tcW w:w="2380" w:type="dxa"/>
            <w:tcBorders>
              <w:top w:val="nil"/>
              <w:left w:val="nil"/>
              <w:bottom w:val="nil"/>
              <w:right w:val="nil"/>
            </w:tcBorders>
            <w:shd w:val="clear" w:color="auto" w:fill="auto"/>
            <w:noWrap/>
            <w:vAlign w:val="bottom"/>
            <w:hideMark/>
          </w:tcPr>
          <w:p w14:paraId="33F2A2EF"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E61793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7C73733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7417EF2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029D83B5" w14:textId="77777777" w:rsidTr="009A1C6D">
        <w:trPr>
          <w:trHeight w:val="288"/>
        </w:trPr>
        <w:tc>
          <w:tcPr>
            <w:tcW w:w="271" w:type="dxa"/>
            <w:tcBorders>
              <w:top w:val="nil"/>
              <w:left w:val="nil"/>
              <w:bottom w:val="nil"/>
              <w:right w:val="nil"/>
            </w:tcBorders>
            <w:shd w:val="clear" w:color="auto" w:fill="auto"/>
            <w:noWrap/>
            <w:vAlign w:val="bottom"/>
            <w:hideMark/>
          </w:tcPr>
          <w:p w14:paraId="5CBA95DE"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7D143BAA"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biofilm</w:t>
            </w:r>
          </w:p>
        </w:tc>
        <w:tc>
          <w:tcPr>
            <w:tcW w:w="2380" w:type="dxa"/>
            <w:tcBorders>
              <w:top w:val="nil"/>
              <w:left w:val="nil"/>
              <w:bottom w:val="nil"/>
              <w:right w:val="nil"/>
            </w:tcBorders>
            <w:shd w:val="clear" w:color="auto" w:fill="auto"/>
            <w:noWrap/>
            <w:vAlign w:val="bottom"/>
            <w:hideMark/>
          </w:tcPr>
          <w:p w14:paraId="0C41D6A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54D596A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2102069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5C2F0D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(3/5) 60%</w:t>
            </w:r>
          </w:p>
        </w:tc>
      </w:tr>
      <w:tr w:rsidR="009A1C6D" w:rsidRPr="009A1C6D" w14:paraId="4CDF390E"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6FD25AF1"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Bulk</w:t>
            </w:r>
          </w:p>
        </w:tc>
        <w:tc>
          <w:tcPr>
            <w:tcW w:w="2380" w:type="dxa"/>
            <w:tcBorders>
              <w:top w:val="nil"/>
              <w:left w:val="nil"/>
              <w:bottom w:val="nil"/>
              <w:right w:val="nil"/>
            </w:tcBorders>
            <w:shd w:val="clear" w:color="auto" w:fill="auto"/>
            <w:noWrap/>
            <w:vAlign w:val="bottom"/>
            <w:hideMark/>
          </w:tcPr>
          <w:p w14:paraId="73F7C57D"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03603996"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1D8DD5A2"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65496CC9" w14:textId="77777777" w:rsidR="009A1C6D" w:rsidRPr="009A1C6D" w:rsidRDefault="009A1C6D" w:rsidP="009D3CBE">
            <w:pPr>
              <w:spacing w:line="240" w:lineRule="auto"/>
              <w:rPr>
                <w:rFonts w:ascii="Times New Roman" w:eastAsia="Times New Roman" w:hAnsi="Times New Roman" w:cs="Times New Roman"/>
              </w:rPr>
            </w:pPr>
          </w:p>
        </w:tc>
      </w:tr>
      <w:tr w:rsidR="009A1C6D" w:rsidRPr="009A1C6D" w14:paraId="1EFD3B26" w14:textId="77777777" w:rsidTr="009A1C6D">
        <w:trPr>
          <w:trHeight w:val="288"/>
        </w:trPr>
        <w:tc>
          <w:tcPr>
            <w:tcW w:w="271" w:type="dxa"/>
            <w:tcBorders>
              <w:top w:val="nil"/>
              <w:left w:val="nil"/>
              <w:bottom w:val="nil"/>
              <w:right w:val="nil"/>
            </w:tcBorders>
            <w:shd w:val="clear" w:color="auto" w:fill="auto"/>
            <w:noWrap/>
            <w:vAlign w:val="bottom"/>
            <w:hideMark/>
          </w:tcPr>
          <w:p w14:paraId="2A9CA65A"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56A6A37C"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Primary Producer</w:t>
            </w:r>
          </w:p>
        </w:tc>
        <w:tc>
          <w:tcPr>
            <w:tcW w:w="2380" w:type="dxa"/>
            <w:tcBorders>
              <w:top w:val="nil"/>
              <w:left w:val="nil"/>
              <w:bottom w:val="nil"/>
              <w:right w:val="nil"/>
            </w:tcBorders>
            <w:shd w:val="clear" w:color="auto" w:fill="auto"/>
            <w:noWrap/>
            <w:vAlign w:val="bottom"/>
            <w:hideMark/>
          </w:tcPr>
          <w:p w14:paraId="51DAAF4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4D8216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12B8177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2070" w:type="dxa"/>
            <w:tcBorders>
              <w:top w:val="nil"/>
              <w:left w:val="nil"/>
              <w:bottom w:val="nil"/>
              <w:right w:val="nil"/>
            </w:tcBorders>
            <w:shd w:val="clear" w:color="auto" w:fill="auto"/>
            <w:noWrap/>
            <w:vAlign w:val="bottom"/>
            <w:hideMark/>
          </w:tcPr>
          <w:p w14:paraId="3B67FA6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04E3B399" w14:textId="77777777" w:rsidTr="009A1C6D">
        <w:trPr>
          <w:trHeight w:val="288"/>
        </w:trPr>
        <w:tc>
          <w:tcPr>
            <w:tcW w:w="271" w:type="dxa"/>
            <w:tcBorders>
              <w:top w:val="nil"/>
              <w:left w:val="nil"/>
              <w:bottom w:val="single" w:sz="4" w:space="0" w:color="auto"/>
              <w:right w:val="nil"/>
            </w:tcBorders>
            <w:shd w:val="clear" w:color="auto" w:fill="auto"/>
            <w:noWrap/>
            <w:vAlign w:val="bottom"/>
            <w:hideMark/>
          </w:tcPr>
          <w:p w14:paraId="73D2E776"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 </w:t>
            </w:r>
          </w:p>
        </w:tc>
        <w:tc>
          <w:tcPr>
            <w:tcW w:w="2069" w:type="dxa"/>
            <w:tcBorders>
              <w:top w:val="nil"/>
              <w:left w:val="nil"/>
              <w:bottom w:val="single" w:sz="4" w:space="0" w:color="auto"/>
              <w:right w:val="nil"/>
            </w:tcBorders>
            <w:shd w:val="clear" w:color="auto" w:fill="auto"/>
            <w:noWrap/>
            <w:vAlign w:val="bottom"/>
            <w:hideMark/>
          </w:tcPr>
          <w:p w14:paraId="7D067EB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Primary Consumer</w:t>
            </w:r>
          </w:p>
        </w:tc>
        <w:tc>
          <w:tcPr>
            <w:tcW w:w="2380" w:type="dxa"/>
            <w:tcBorders>
              <w:top w:val="nil"/>
              <w:left w:val="nil"/>
              <w:bottom w:val="single" w:sz="4" w:space="0" w:color="auto"/>
              <w:right w:val="nil"/>
            </w:tcBorders>
            <w:shd w:val="clear" w:color="auto" w:fill="auto"/>
            <w:noWrap/>
            <w:vAlign w:val="bottom"/>
            <w:hideMark/>
          </w:tcPr>
          <w:p w14:paraId="7D38459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single" w:sz="4" w:space="0" w:color="auto"/>
              <w:right w:val="nil"/>
            </w:tcBorders>
            <w:shd w:val="clear" w:color="auto" w:fill="auto"/>
            <w:noWrap/>
            <w:vAlign w:val="bottom"/>
            <w:hideMark/>
          </w:tcPr>
          <w:p w14:paraId="72D194B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single" w:sz="4" w:space="0" w:color="auto"/>
              <w:right w:val="nil"/>
            </w:tcBorders>
            <w:shd w:val="clear" w:color="auto" w:fill="auto"/>
            <w:noWrap/>
            <w:vAlign w:val="bottom"/>
            <w:hideMark/>
          </w:tcPr>
          <w:p w14:paraId="6D43A7A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2070" w:type="dxa"/>
            <w:tcBorders>
              <w:top w:val="nil"/>
              <w:left w:val="nil"/>
              <w:bottom w:val="single" w:sz="4" w:space="0" w:color="auto"/>
              <w:right w:val="nil"/>
            </w:tcBorders>
            <w:shd w:val="clear" w:color="auto" w:fill="auto"/>
            <w:noWrap/>
            <w:vAlign w:val="bottom"/>
            <w:hideMark/>
          </w:tcPr>
          <w:p w14:paraId="57842DF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bl>
    <w:p w14:paraId="5A9CEEA9" w14:textId="77777777" w:rsidR="009A1C6D" w:rsidRPr="007E1902" w:rsidRDefault="009A1C6D" w:rsidP="009A1C6D">
      <w:pPr>
        <w:spacing w:before="240" w:after="240" w:line="240" w:lineRule="auto"/>
        <w:rPr>
          <w:rFonts w:ascii="Times New Roman" w:hAnsi="Times New Roman" w:cs="Times New Roman"/>
        </w:rPr>
      </w:pPr>
    </w:p>
    <w:p w14:paraId="4BEECFFC" w14:textId="77777777" w:rsidR="009A1C6D" w:rsidRDefault="009A1C6D">
      <w:pPr>
        <w:spacing w:line="240" w:lineRule="auto"/>
        <w:rPr>
          <w:rFonts w:ascii="Times New Roman" w:hAnsi="Times New Roman" w:cs="Times New Roman"/>
        </w:rPr>
      </w:pPr>
      <w:r>
        <w:rPr>
          <w:rFonts w:ascii="Times New Roman" w:hAnsi="Times New Roman" w:cs="Times New Roman"/>
        </w:rPr>
        <w:br w:type="page"/>
      </w:r>
    </w:p>
    <w:p w14:paraId="01FC5FF7" w14:textId="5914F7C2" w:rsidR="009A1C6D" w:rsidRPr="009A1C6D" w:rsidRDefault="009A1C6D">
      <w:pPr>
        <w:spacing w:line="240" w:lineRule="auto"/>
        <w:rPr>
          <w:rFonts w:ascii="Times New Roman" w:hAnsi="Times New Roman" w:cs="Times New Roman"/>
          <w:b/>
          <w:bCs/>
        </w:rPr>
      </w:pPr>
      <w:r w:rsidRPr="009A1C6D">
        <w:rPr>
          <w:rFonts w:ascii="Times New Roman" w:hAnsi="Times New Roman" w:cs="Times New Roman"/>
          <w:b/>
          <w:bCs/>
        </w:rPr>
        <w:lastRenderedPageBreak/>
        <w:t>Figure Captions</w:t>
      </w:r>
    </w:p>
    <w:p w14:paraId="6952A1E4"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5A8482DC"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389A036C" w14:textId="5CC80F36" w:rsidR="009A1C6D" w:rsidRDefault="009A1C6D">
      <w:pPr>
        <w:spacing w:line="240" w:lineRule="auto"/>
        <w:rPr>
          <w:rFonts w:ascii="Times New Roman" w:hAnsi="Times New Roman" w:cs="Times New Roman"/>
        </w:rPr>
      </w:pPr>
      <w:r>
        <w:rPr>
          <w:rFonts w:ascii="Times New Roman" w:hAnsi="Times New Roman" w:cs="Times New Roman"/>
        </w:rPr>
        <w:br w:type="page"/>
      </w:r>
    </w:p>
    <w:p w14:paraId="4EC3230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lang w:val="en-US"/>
        </w:rPr>
        <w:lastRenderedPageBreak/>
        <w:drawing>
          <wp:inline distT="114300" distB="114300" distL="114300" distR="114300" wp14:anchorId="0B1017E7" wp14:editId="0371AA73">
            <wp:extent cx="5943600" cy="4127500"/>
            <wp:effectExtent l="0" t="0" r="0" b="0"/>
            <wp:docPr id="4" name="image3.png" descr="A picture containing text, map, screensh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picture containing text, map, screenshot, diagram&#10;&#10;Description automatically generated"/>
                    <pic:cNvPicPr preferRelativeResize="0"/>
                  </pic:nvPicPr>
                  <pic:blipFill>
                    <a:blip r:embed="rId12"/>
                    <a:srcRect/>
                    <a:stretch>
                      <a:fillRect/>
                    </a:stretch>
                  </pic:blipFill>
                  <pic:spPr>
                    <a:xfrm>
                      <a:off x="0" y="0"/>
                      <a:ext cx="5943600" cy="4127500"/>
                    </a:xfrm>
                    <a:prstGeom prst="rect">
                      <a:avLst/>
                    </a:prstGeom>
                    <a:ln/>
                  </pic:spPr>
                </pic:pic>
              </a:graphicData>
            </a:graphic>
          </wp:inline>
        </w:drawing>
      </w:r>
    </w:p>
    <w:p w14:paraId="71A0B04E" w14:textId="1F0354DB"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1</w:t>
      </w:r>
      <w:r w:rsidR="00A27AC4" w:rsidRPr="007E1902">
        <w:rPr>
          <w:rFonts w:ascii="Times New Roman" w:eastAsia="Times New Roman" w:hAnsi="Times New Roman" w:cs="Times New Roman"/>
          <w:sz w:val="24"/>
          <w:szCs w:val="24"/>
        </w:rPr>
        <w:t xml:space="preserve"> Map of study </w:t>
      </w:r>
      <w:r>
        <w:rPr>
          <w:rFonts w:ascii="Times New Roman" w:eastAsia="Times New Roman" w:hAnsi="Times New Roman" w:cs="Times New Roman"/>
          <w:sz w:val="24"/>
          <w:szCs w:val="24"/>
        </w:rPr>
        <w:t>site locations</w:t>
      </w:r>
      <w:r w:rsidR="00A27AC4" w:rsidRPr="007E1902">
        <w:rPr>
          <w:rFonts w:ascii="Times New Roman" w:eastAsia="Times New Roman" w:hAnsi="Times New Roman" w:cs="Times New Roman"/>
          <w:sz w:val="24"/>
          <w:szCs w:val="24"/>
        </w:rPr>
        <w:t xml:space="preserve"> within the North Platte River drainage</w:t>
      </w:r>
      <w:r w:rsidR="00A27AC4">
        <w:rPr>
          <w:rFonts w:ascii="Times New Roman" w:eastAsia="Times New Roman" w:hAnsi="Times New Roman" w:cs="Times New Roman"/>
          <w:sz w:val="24"/>
          <w:szCs w:val="24"/>
        </w:rPr>
        <w:t xml:space="preserve"> in Wyoming, USA</w:t>
      </w:r>
      <w:r w:rsidR="00A27AC4" w:rsidRPr="007E1902">
        <w:rPr>
          <w:rFonts w:ascii="Times New Roman" w:eastAsia="Times New Roman" w:hAnsi="Times New Roman" w:cs="Times New Roman"/>
          <w:sz w:val="24"/>
          <w:szCs w:val="24"/>
        </w:rPr>
        <w:t xml:space="preserve">. LR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Laramie River, MB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Medicine Bow River, and SW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Sweetwater River</w:t>
      </w:r>
      <w:r>
        <w:rPr>
          <w:rFonts w:ascii="Times New Roman" w:eastAsia="Times New Roman" w:hAnsi="Times New Roman" w:cs="Times New Roman"/>
          <w:sz w:val="24"/>
          <w:szCs w:val="24"/>
        </w:rPr>
        <w:t>.</w:t>
      </w:r>
    </w:p>
    <w:p w14:paraId="13A1BA44"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lang w:val="en-US"/>
        </w:rPr>
        <w:lastRenderedPageBreak/>
        <w:drawing>
          <wp:inline distT="114300" distB="114300" distL="114300" distR="114300" wp14:anchorId="3AA4B3BA" wp14:editId="5B8FB804">
            <wp:extent cx="5943600" cy="3568700"/>
            <wp:effectExtent l="0" t="0" r="0" b="0"/>
            <wp:docPr id="3" name="image2.png" descr="A picture containing text, diagram, receip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picture containing text, diagram, receipt, parallel&#10;&#10;Description automatically generated"/>
                    <pic:cNvPicPr preferRelativeResize="0"/>
                  </pic:nvPicPr>
                  <pic:blipFill>
                    <a:blip r:embed="rId13"/>
                    <a:srcRect l="27" r="27"/>
                    <a:stretch>
                      <a:fillRect/>
                    </a:stretch>
                  </pic:blipFill>
                  <pic:spPr>
                    <a:xfrm>
                      <a:off x="0" y="0"/>
                      <a:ext cx="5943600" cy="3568700"/>
                    </a:xfrm>
                    <a:prstGeom prst="rect">
                      <a:avLst/>
                    </a:prstGeom>
                    <a:ln/>
                  </pic:spPr>
                </pic:pic>
              </a:graphicData>
            </a:graphic>
          </wp:inline>
        </w:drawing>
      </w:r>
    </w:p>
    <w:p w14:paraId="44C131FC" w14:textId="060A7C6C"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2</w:t>
      </w:r>
      <w:r w:rsidR="00A27AC4" w:rsidRPr="007E1902">
        <w:rPr>
          <w:rFonts w:ascii="Times New Roman" w:eastAsia="Times New Roman" w:hAnsi="Times New Roman" w:cs="Times New Roman"/>
          <w:sz w:val="24"/>
          <w:szCs w:val="24"/>
        </w:rPr>
        <w:t xml:space="preserve"> </w:t>
      </w:r>
      <w:ins w:id="5" w:author="Frank J. Rahel" w:date="2023-06-07T14:55:00Z">
        <w:r w:rsidR="000016A4">
          <w:rPr>
            <w:rFonts w:ascii="Times New Roman" w:eastAsia="Times New Roman" w:hAnsi="Times New Roman" w:cs="Times New Roman"/>
            <w:sz w:val="24"/>
            <w:szCs w:val="24"/>
          </w:rPr>
          <w:t>T</w:t>
        </w:r>
      </w:ins>
      <w:del w:id="6" w:author="Frank J. Rahel" w:date="2023-06-07T14:55:00Z">
        <w:r w:rsidR="00A27AC4" w:rsidDel="000016A4">
          <w:rPr>
            <w:rFonts w:ascii="Times New Roman" w:eastAsia="Times New Roman" w:hAnsi="Times New Roman" w:cs="Times New Roman"/>
            <w:sz w:val="24"/>
            <w:szCs w:val="24"/>
          </w:rPr>
          <w:delText xml:space="preserve">Panels </w:delText>
        </w:r>
        <w:r w:rsidDel="000016A4">
          <w:rPr>
            <w:rFonts w:ascii="Times New Roman" w:eastAsia="Times New Roman" w:hAnsi="Times New Roman" w:cs="Times New Roman"/>
            <w:sz w:val="24"/>
            <w:szCs w:val="24"/>
          </w:rPr>
          <w:delText>a</w:delText>
        </w:r>
        <w:r w:rsidR="00A27AC4" w:rsidRPr="007E1902" w:rsidDel="000016A4">
          <w:rPr>
            <w:rFonts w:ascii="Times New Roman" w:eastAsia="Times New Roman" w:hAnsi="Times New Roman" w:cs="Times New Roman"/>
            <w:sz w:val="24"/>
            <w:szCs w:val="24"/>
          </w:rPr>
          <w:delText xml:space="preserve"> </w:delText>
        </w:r>
        <w:r w:rsidR="00A27AC4" w:rsidDel="000016A4">
          <w:rPr>
            <w:rFonts w:ascii="Times New Roman" w:eastAsia="Times New Roman" w:hAnsi="Times New Roman" w:cs="Times New Roman"/>
            <w:sz w:val="24"/>
            <w:szCs w:val="24"/>
          </w:rPr>
          <w:delText xml:space="preserve">and </w:delText>
        </w:r>
        <w:r w:rsidDel="000016A4">
          <w:rPr>
            <w:rFonts w:ascii="Times New Roman" w:eastAsia="Times New Roman" w:hAnsi="Times New Roman" w:cs="Times New Roman"/>
            <w:sz w:val="24"/>
            <w:szCs w:val="24"/>
          </w:rPr>
          <w:delText>b</w:delText>
        </w:r>
        <w:r w:rsidR="00A27AC4" w:rsidDel="000016A4">
          <w:rPr>
            <w:rFonts w:ascii="Times New Roman" w:eastAsia="Times New Roman" w:hAnsi="Times New Roman" w:cs="Times New Roman"/>
            <w:sz w:val="24"/>
            <w:szCs w:val="24"/>
          </w:rPr>
          <w:delText xml:space="preserve"> show t</w:delText>
        </w:r>
      </w:del>
      <w:r w:rsidR="00A27AC4">
        <w:rPr>
          <w:rFonts w:ascii="Times New Roman" w:eastAsia="Times New Roman" w:hAnsi="Times New Roman" w:cs="Times New Roman"/>
          <w:sz w:val="24"/>
          <w:szCs w:val="24"/>
        </w:rPr>
        <w:t xml:space="preserve">he geographic </w:t>
      </w:r>
      <w:r w:rsidR="00A27AC4" w:rsidRPr="007E1902">
        <w:rPr>
          <w:rFonts w:ascii="Times New Roman" w:eastAsia="Times New Roman" w:hAnsi="Times New Roman" w:cs="Times New Roman"/>
          <w:sz w:val="24"/>
          <w:szCs w:val="24"/>
        </w:rPr>
        <w:t>distribution</w:t>
      </w:r>
      <w:r w:rsidR="00A27AC4">
        <w:rPr>
          <w:rFonts w:ascii="Times New Roman" w:eastAsia="Times New Roman" w:hAnsi="Times New Roman" w:cs="Times New Roman"/>
          <w:sz w:val="24"/>
          <w:szCs w:val="24"/>
        </w:rPr>
        <w:t xml:space="preserve"> of specific taxa (</w:t>
      </w:r>
      <w:ins w:id="7" w:author="Frank J. Rahel" w:date="2023-06-07T14:56:00Z">
        <w:r w:rsidR="000016A4">
          <w:rPr>
            <w:rFonts w:ascii="Times New Roman" w:eastAsia="Times New Roman" w:hAnsi="Times New Roman" w:cs="Times New Roman"/>
            <w:sz w:val="24"/>
            <w:szCs w:val="24"/>
          </w:rPr>
          <w:t>A</w:t>
        </w:r>
      </w:ins>
      <w:del w:id="8" w:author="Frank J. Rahel" w:date="2023-06-07T14:56:00Z">
        <w:r w:rsidDel="000016A4">
          <w:rPr>
            <w:rFonts w:ascii="Times New Roman" w:eastAsia="Times New Roman" w:hAnsi="Times New Roman" w:cs="Times New Roman"/>
            <w:sz w:val="24"/>
            <w:szCs w:val="24"/>
          </w:rPr>
          <w:delText>a</w:delText>
        </w:r>
      </w:del>
      <w:r w:rsidR="00A27AC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functional</w:t>
      </w:r>
      <w:r w:rsidR="00A27AC4">
        <w:rPr>
          <w:rFonts w:ascii="Times New Roman" w:eastAsia="Times New Roman" w:hAnsi="Times New Roman" w:cs="Times New Roman"/>
          <w:sz w:val="24"/>
          <w:szCs w:val="24"/>
        </w:rPr>
        <w:t xml:space="preserve"> feeding groups (</w:t>
      </w:r>
      <w:ins w:id="9" w:author="Frank J. Rahel" w:date="2023-06-07T14:56:00Z">
        <w:r w:rsidR="000016A4">
          <w:rPr>
            <w:rFonts w:ascii="Times New Roman" w:eastAsia="Times New Roman" w:hAnsi="Times New Roman" w:cs="Times New Roman"/>
            <w:sz w:val="24"/>
            <w:szCs w:val="24"/>
          </w:rPr>
          <w:t>B</w:t>
        </w:r>
      </w:ins>
      <w:del w:id="10" w:author="Frank J. Rahel" w:date="2023-06-07T14:56:00Z">
        <w:r w:rsidDel="000016A4">
          <w:rPr>
            <w:rFonts w:ascii="Times New Roman" w:eastAsia="Times New Roman" w:hAnsi="Times New Roman" w:cs="Times New Roman"/>
            <w:sz w:val="24"/>
            <w:szCs w:val="24"/>
          </w:rPr>
          <w:delText>b</w:delText>
        </w:r>
      </w:del>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expressed as the percentage of sites found during the study. </w:t>
      </w:r>
      <w:ins w:id="11" w:author="Frank J. Rahel" w:date="2023-06-07T14:57:00Z">
        <w:r w:rsidR="000016A4">
          <w:rPr>
            <w:rFonts w:ascii="Times New Roman" w:eastAsia="Times New Roman" w:hAnsi="Times New Roman" w:cs="Times New Roman"/>
            <w:sz w:val="24"/>
            <w:szCs w:val="24"/>
          </w:rPr>
          <w:t xml:space="preserve">Also shown is </w:t>
        </w:r>
      </w:ins>
      <w:del w:id="12" w:author="Frank J. Rahel" w:date="2023-06-07T14:57:00Z">
        <w:r w:rsidR="00A27AC4" w:rsidDel="000016A4">
          <w:rPr>
            <w:rFonts w:ascii="Times New Roman" w:eastAsia="Times New Roman" w:hAnsi="Times New Roman" w:cs="Times New Roman"/>
            <w:sz w:val="24"/>
            <w:szCs w:val="24"/>
          </w:rPr>
          <w:delText xml:space="preserve">Panel </w:delText>
        </w:r>
        <w:r w:rsidDel="000016A4">
          <w:rPr>
            <w:rFonts w:ascii="Times New Roman" w:eastAsia="Times New Roman" w:hAnsi="Times New Roman" w:cs="Times New Roman"/>
            <w:sz w:val="24"/>
            <w:szCs w:val="24"/>
          </w:rPr>
          <w:delText>c</w:delText>
        </w:r>
        <w:r w:rsidR="00A27AC4" w:rsidDel="000016A4">
          <w:rPr>
            <w:rFonts w:ascii="Times New Roman" w:eastAsia="Times New Roman" w:hAnsi="Times New Roman" w:cs="Times New Roman"/>
            <w:sz w:val="24"/>
            <w:szCs w:val="24"/>
          </w:rPr>
          <w:delText xml:space="preserve"> and </w:delText>
        </w:r>
        <w:r w:rsidDel="000016A4">
          <w:rPr>
            <w:rFonts w:ascii="Times New Roman" w:eastAsia="Times New Roman" w:hAnsi="Times New Roman" w:cs="Times New Roman"/>
            <w:sz w:val="24"/>
            <w:szCs w:val="24"/>
          </w:rPr>
          <w:delText>d</w:delText>
        </w:r>
        <w:r w:rsidR="00A27AC4" w:rsidDel="000016A4">
          <w:rPr>
            <w:rFonts w:ascii="Times New Roman" w:eastAsia="Times New Roman" w:hAnsi="Times New Roman" w:cs="Times New Roman"/>
            <w:sz w:val="24"/>
            <w:szCs w:val="24"/>
          </w:rPr>
          <w:delText xml:space="preserve"> show </w:delText>
        </w:r>
      </w:del>
      <w:r w:rsidR="00A27AC4">
        <w:rPr>
          <w:rFonts w:ascii="Times New Roman" w:eastAsia="Times New Roman" w:hAnsi="Times New Roman" w:cs="Times New Roman"/>
          <w:sz w:val="24"/>
          <w:szCs w:val="24"/>
        </w:rPr>
        <w:t xml:space="preserve">the </w:t>
      </w:r>
      <w:r w:rsidR="00A27AC4" w:rsidRPr="007E1902">
        <w:rPr>
          <w:rFonts w:ascii="Times New Roman" w:eastAsia="Times New Roman" w:hAnsi="Times New Roman" w:cs="Times New Roman"/>
          <w:sz w:val="24"/>
          <w:szCs w:val="24"/>
        </w:rPr>
        <w:t>mean Coefficient of Variation (CV) of δ</w:t>
      </w:r>
      <w:r w:rsidR="00A27AC4" w:rsidRPr="007E1902">
        <w:rPr>
          <w:rFonts w:ascii="Times New Roman" w:eastAsia="Times New Roman" w:hAnsi="Times New Roman" w:cs="Times New Roman"/>
          <w:sz w:val="24"/>
          <w:szCs w:val="24"/>
          <w:vertAlign w:val="superscript"/>
        </w:rPr>
        <w:t>15</w:t>
      </w:r>
      <w:r w:rsidR="00A27AC4" w:rsidRPr="007E1902">
        <w:rPr>
          <w:rFonts w:ascii="Times New Roman" w:eastAsia="Times New Roman" w:hAnsi="Times New Roman" w:cs="Times New Roman"/>
          <w:sz w:val="24"/>
          <w:szCs w:val="24"/>
        </w:rPr>
        <w:t>N across sites</w:t>
      </w:r>
      <w:r w:rsidR="00A27AC4">
        <w:rPr>
          <w:rFonts w:ascii="Times New Roman" w:eastAsia="Times New Roman" w:hAnsi="Times New Roman" w:cs="Times New Roman"/>
          <w:sz w:val="24"/>
          <w:szCs w:val="24"/>
        </w:rPr>
        <w:t xml:space="preserve"> for taxonomic groups (</w:t>
      </w:r>
      <w:ins w:id="13" w:author="Frank J. Rahel" w:date="2023-06-07T14:57:00Z">
        <w:r w:rsidR="000016A4">
          <w:rPr>
            <w:rFonts w:ascii="Times New Roman" w:eastAsia="Times New Roman" w:hAnsi="Times New Roman" w:cs="Times New Roman"/>
            <w:sz w:val="24"/>
            <w:szCs w:val="24"/>
          </w:rPr>
          <w:t>C</w:t>
        </w:r>
      </w:ins>
      <w:del w:id="14" w:author="Frank J. Rahel" w:date="2023-06-07T14:57:00Z">
        <w:r w:rsidDel="000016A4">
          <w:rPr>
            <w:rFonts w:ascii="Times New Roman" w:eastAsia="Times New Roman" w:hAnsi="Times New Roman" w:cs="Times New Roman"/>
            <w:sz w:val="24"/>
            <w:szCs w:val="24"/>
          </w:rPr>
          <w:delText>c</w:delText>
        </w:r>
      </w:del>
      <w:r w:rsidR="00A27AC4">
        <w:rPr>
          <w:rFonts w:ascii="Times New Roman" w:eastAsia="Times New Roman" w:hAnsi="Times New Roman" w:cs="Times New Roman"/>
          <w:sz w:val="24"/>
          <w:szCs w:val="24"/>
        </w:rPr>
        <w:t>) and functional feeding groups (</w:t>
      </w:r>
      <w:ins w:id="15" w:author="Frank J. Rahel" w:date="2023-06-07T14:57:00Z">
        <w:r w:rsidR="000016A4">
          <w:rPr>
            <w:rFonts w:ascii="Times New Roman" w:eastAsia="Times New Roman" w:hAnsi="Times New Roman" w:cs="Times New Roman"/>
            <w:sz w:val="24"/>
            <w:szCs w:val="24"/>
          </w:rPr>
          <w:t>D</w:t>
        </w:r>
      </w:ins>
      <w:del w:id="16" w:author="Frank J. Rahel" w:date="2023-06-07T14:57:00Z">
        <w:r w:rsidDel="000016A4">
          <w:rPr>
            <w:rFonts w:ascii="Times New Roman" w:eastAsia="Times New Roman" w:hAnsi="Times New Roman" w:cs="Times New Roman"/>
            <w:sz w:val="24"/>
            <w:szCs w:val="24"/>
          </w:rPr>
          <w:delText>d</w:delText>
        </w:r>
      </w:del>
      <w:r w:rsidR="00A27AC4">
        <w:rPr>
          <w:rFonts w:ascii="Times New Roman" w:eastAsia="Times New Roman" w:hAnsi="Times New Roman" w:cs="Times New Roman"/>
          <w:sz w:val="24"/>
          <w:szCs w:val="24"/>
        </w:rPr>
        <w:t>)</w:t>
      </w:r>
      <w:r w:rsidR="00A27AC4" w:rsidRPr="007E1902">
        <w:rPr>
          <w:rFonts w:ascii="Times New Roman" w:eastAsia="Times New Roman" w:hAnsi="Times New Roman" w:cs="Times New Roman"/>
          <w:sz w:val="24"/>
          <w:szCs w:val="24"/>
        </w:rPr>
        <w:t xml:space="preserve">. Error bars are ± 1 standard deviation from the mean. CVs were only presented </w:t>
      </w:r>
      <w:ins w:id="17" w:author="Frank J. Rahel" w:date="2023-06-07T14:57:00Z">
        <w:r w:rsidR="000016A4">
          <w:rPr>
            <w:rFonts w:ascii="Times New Roman" w:eastAsia="Times New Roman" w:hAnsi="Times New Roman" w:cs="Times New Roman"/>
            <w:sz w:val="24"/>
            <w:szCs w:val="24"/>
          </w:rPr>
          <w:t xml:space="preserve">for </w:t>
        </w:r>
      </w:ins>
      <w:r w:rsidR="00A27AC4">
        <w:rPr>
          <w:rFonts w:ascii="Times New Roman" w:eastAsia="Times New Roman" w:hAnsi="Times New Roman" w:cs="Times New Roman"/>
          <w:sz w:val="24"/>
          <w:szCs w:val="24"/>
        </w:rPr>
        <w:t>groups</w:t>
      </w:r>
      <w:r w:rsidR="00A27AC4" w:rsidRPr="007E1902">
        <w:rPr>
          <w:rFonts w:ascii="Times New Roman" w:eastAsia="Times New Roman" w:hAnsi="Times New Roman" w:cs="Times New Roman"/>
          <w:sz w:val="24"/>
          <w:szCs w:val="24"/>
        </w:rPr>
        <w:t xml:space="preserve"> that met criteria 1 (</w:t>
      </w:r>
      <w:r w:rsidR="00A27AC4">
        <w:rPr>
          <w:rFonts w:ascii="Times New Roman" w:eastAsia="Times New Roman" w:hAnsi="Times New Roman" w:cs="Times New Roman"/>
          <w:sz w:val="24"/>
          <w:szCs w:val="24"/>
        </w:rPr>
        <w:t>i.e., p</w:t>
      </w:r>
      <w:r w:rsidR="00A27AC4" w:rsidRPr="007E1902">
        <w:rPr>
          <w:rFonts w:ascii="Times New Roman" w:eastAsia="Times New Roman" w:hAnsi="Times New Roman" w:cs="Times New Roman"/>
          <w:sz w:val="24"/>
          <w:szCs w:val="24"/>
        </w:rPr>
        <w:t xml:space="preserve">resent at &gt;75% of </w:t>
      </w:r>
      <w:r w:rsidR="00A27AC4">
        <w:rPr>
          <w:rFonts w:ascii="Times New Roman" w:eastAsia="Times New Roman" w:hAnsi="Times New Roman" w:cs="Times New Roman"/>
          <w:sz w:val="24"/>
          <w:szCs w:val="24"/>
        </w:rPr>
        <w:t>s</w:t>
      </w:r>
      <w:r w:rsidR="00A27AC4" w:rsidRPr="007E1902">
        <w:rPr>
          <w:rFonts w:ascii="Times New Roman" w:eastAsia="Times New Roman" w:hAnsi="Times New Roman" w:cs="Times New Roman"/>
          <w:sz w:val="24"/>
          <w:szCs w:val="24"/>
        </w:rPr>
        <w:t>ites).</w:t>
      </w:r>
    </w:p>
    <w:p w14:paraId="6D50427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lang w:val="en-US"/>
        </w:rPr>
        <w:lastRenderedPageBreak/>
        <w:drawing>
          <wp:inline distT="114300" distB="114300" distL="114300" distR="114300" wp14:anchorId="33935C4D" wp14:editId="3748D090">
            <wp:extent cx="5943600" cy="7429500"/>
            <wp:effectExtent l="0" t="0" r="0" b="0"/>
            <wp:docPr id="6" name="image5.png" descr="A picture containing text, diagram, parallel, li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picture containing text, diagram, parallel, line&#10;&#10;Description automatically generated"/>
                    <pic:cNvPicPr preferRelativeResize="0"/>
                  </pic:nvPicPr>
                  <pic:blipFill>
                    <a:blip r:embed="rId14"/>
                    <a:srcRect/>
                    <a:stretch>
                      <a:fillRect/>
                    </a:stretch>
                  </pic:blipFill>
                  <pic:spPr>
                    <a:xfrm>
                      <a:off x="0" y="0"/>
                      <a:ext cx="5943600" cy="7429500"/>
                    </a:xfrm>
                    <a:prstGeom prst="rect">
                      <a:avLst/>
                    </a:prstGeom>
                    <a:ln/>
                  </pic:spPr>
                </pic:pic>
              </a:graphicData>
            </a:graphic>
          </wp:inline>
        </w:drawing>
      </w:r>
    </w:p>
    <w:p w14:paraId="6B2E5465" w14:textId="0B102C0D" w:rsidR="009A1C6D" w:rsidRPr="007E1902" w:rsidRDefault="00193D0F" w:rsidP="009A1C6D">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9A1C6D" w:rsidRPr="00193D0F">
        <w:rPr>
          <w:rFonts w:ascii="Times New Roman" w:eastAsia="Times New Roman" w:hAnsi="Times New Roman" w:cs="Times New Roman"/>
          <w:b/>
          <w:bCs/>
          <w:sz w:val="24"/>
          <w:szCs w:val="24"/>
        </w:rPr>
        <w:t xml:space="preserve"> 3</w:t>
      </w:r>
      <w:r w:rsidR="009A1C6D"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elationships between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values </w:t>
      </w:r>
      <w:r>
        <w:rPr>
          <w:rFonts w:ascii="Times New Roman" w:eastAsia="Times New Roman" w:hAnsi="Times New Roman" w:cs="Times New Roman"/>
          <w:sz w:val="24"/>
          <w:szCs w:val="24"/>
        </w:rPr>
        <w:t xml:space="preserve">of food web compartments and </w:t>
      </w:r>
      <w:del w:id="18" w:author="Frank J. Rahel" w:date="2023-08-11T09:27:00Z">
        <w:r w:rsidDel="00375E10">
          <w:rPr>
            <w:rFonts w:ascii="Times New Roman" w:eastAsia="Times New Roman" w:hAnsi="Times New Roman" w:cs="Times New Roman"/>
            <w:sz w:val="24"/>
            <w:szCs w:val="24"/>
          </w:rPr>
          <w:delText>PC1</w:delText>
        </w:r>
      </w:del>
      <w:ins w:id="19" w:author="Frank J. Rahel" w:date="2023-08-11T09:27:00Z">
        <w:r w:rsidR="00375E10">
          <w:rPr>
            <w:rFonts w:ascii="Times New Roman" w:eastAsia="Times New Roman" w:hAnsi="Times New Roman" w:cs="Times New Roman"/>
            <w:sz w:val="24"/>
            <w:szCs w:val="24"/>
          </w:rPr>
          <w:t>PC1, which</w:t>
        </w:r>
      </w:ins>
      <w:ins w:id="20" w:author="Frank J. Rahel" w:date="2023-06-09T16:36:00Z">
        <w:r w:rsidR="002A68EF">
          <w:rPr>
            <w:rFonts w:ascii="Times New Roman" w:eastAsia="Times New Roman" w:hAnsi="Times New Roman" w:cs="Times New Roman"/>
            <w:sz w:val="24"/>
            <w:szCs w:val="24"/>
          </w:rPr>
          <w:t xml:space="preserve"> </w:t>
        </w:r>
      </w:ins>
      <w:del w:id="21" w:author="Frank J. Rahel" w:date="2023-06-09T16:36:00Z">
        <w:r w:rsidDel="002A68EF">
          <w:rPr>
            <w:rFonts w:ascii="Times New Roman" w:eastAsia="Times New Roman" w:hAnsi="Times New Roman" w:cs="Times New Roman"/>
            <w:sz w:val="24"/>
            <w:szCs w:val="24"/>
          </w:rPr>
          <w:delText xml:space="preserve">, the synthetic variable </w:delText>
        </w:r>
      </w:del>
      <w:r>
        <w:rPr>
          <w:rFonts w:ascii="Times New Roman" w:eastAsia="Times New Roman" w:hAnsi="Times New Roman" w:cs="Times New Roman"/>
          <w:sz w:val="24"/>
          <w:szCs w:val="24"/>
        </w:rPr>
        <w:t>represent</w:t>
      </w:r>
      <w:ins w:id="22" w:author="Frank J. Rahel" w:date="2023-06-09T16:37:00Z">
        <w:r w:rsidR="002A68EF">
          <w:rPr>
            <w:rFonts w:ascii="Times New Roman" w:eastAsia="Times New Roman" w:hAnsi="Times New Roman" w:cs="Times New Roman"/>
            <w:sz w:val="24"/>
            <w:szCs w:val="24"/>
          </w:rPr>
          <w:t>s</w:t>
        </w:r>
      </w:ins>
      <w:del w:id="23" w:author="Frank J. Rahel" w:date="2023-06-09T16:37:00Z">
        <w:r w:rsidDel="002A68EF">
          <w:rPr>
            <w:rFonts w:ascii="Times New Roman" w:eastAsia="Times New Roman" w:hAnsi="Times New Roman" w:cs="Times New Roman"/>
            <w:sz w:val="24"/>
            <w:szCs w:val="24"/>
          </w:rPr>
          <w:delText>ing</w:delText>
        </w:r>
      </w:del>
      <w:ins w:id="24" w:author="Frank J. Rahel" w:date="2023-06-09T16:37:00Z">
        <w:r w:rsidR="002A68EF">
          <w:rPr>
            <w:rFonts w:ascii="Times New Roman" w:eastAsia="Times New Roman" w:hAnsi="Times New Roman" w:cs="Times New Roman"/>
            <w:sz w:val="24"/>
            <w:szCs w:val="24"/>
          </w:rPr>
          <w:t xml:space="preserve"> a</w:t>
        </w:r>
      </w:ins>
      <w:r>
        <w:rPr>
          <w:rFonts w:ascii="Times New Roman" w:eastAsia="Times New Roman" w:hAnsi="Times New Roman" w:cs="Times New Roman"/>
          <w:sz w:val="24"/>
          <w:szCs w:val="24"/>
        </w:rPr>
        <w:t xml:space="preserve"> longitudinal stream gradient</w:t>
      </w:r>
      <w:del w:id="25" w:author="Frank J. Rahel" w:date="2023-06-09T16:37:00Z">
        <w:r w:rsidDel="002A68EF">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Panels </w:t>
      </w:r>
      <w:r w:rsidRPr="007E190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and </w:t>
      </w:r>
      <w:r w:rsidRPr="007E1902">
        <w:rPr>
          <w:rFonts w:ascii="Times New Roman" w:eastAsia="Times New Roman" w:hAnsi="Times New Roman" w:cs="Times New Roman"/>
          <w:sz w:val="24"/>
          <w:szCs w:val="24"/>
        </w:rPr>
        <w:t xml:space="preserve">G </w:t>
      </w:r>
      <w:r>
        <w:rPr>
          <w:rFonts w:ascii="Times New Roman" w:eastAsia="Times New Roman" w:hAnsi="Times New Roman" w:cs="Times New Roman"/>
          <w:sz w:val="24"/>
          <w:szCs w:val="24"/>
        </w:rPr>
        <w:t xml:space="preserve">show the </w:t>
      </w:r>
      <w:r w:rsidRPr="007E1902">
        <w:rPr>
          <w:rFonts w:ascii="Times New Roman" w:eastAsia="Times New Roman" w:hAnsi="Times New Roman" w:cs="Times New Roman"/>
          <w:sz w:val="24"/>
          <w:szCs w:val="24"/>
        </w:rPr>
        <w:t xml:space="preserve">slopes </w:t>
      </w:r>
      <w:r>
        <w:rPr>
          <w:rFonts w:ascii="Times New Roman" w:eastAsia="Times New Roman" w:hAnsi="Times New Roman" w:cs="Times New Roman"/>
          <w:sz w:val="24"/>
          <w:szCs w:val="24"/>
        </w:rPr>
        <w:t xml:space="preserve">estimates </w:t>
      </w:r>
      <w:r w:rsidRPr="007E1902">
        <w:rPr>
          <w:rFonts w:ascii="Times New Roman" w:eastAsia="Times New Roman" w:hAnsi="Times New Roman" w:cs="Times New Roman"/>
          <w:sz w:val="24"/>
          <w:szCs w:val="24"/>
        </w:rPr>
        <w:t xml:space="preserve">(± 95 % CI) of the adjacent </w:t>
      </w:r>
      <w:r>
        <w:rPr>
          <w:rFonts w:ascii="Times New Roman" w:eastAsia="Times New Roman" w:hAnsi="Times New Roman" w:cs="Times New Roman"/>
          <w:sz w:val="24"/>
          <w:szCs w:val="24"/>
        </w:rPr>
        <w:t>regressions</w:t>
      </w:r>
      <w:r w:rsidRPr="007E1902">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panels </w:t>
      </w:r>
      <w:r w:rsidRPr="007E1902">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and </w:t>
      </w:r>
      <w:r w:rsidRPr="007E1902">
        <w:rPr>
          <w:rFonts w:ascii="Times New Roman" w:eastAsia="Times New Roman" w:hAnsi="Times New Roman" w:cs="Times New Roman"/>
          <w:sz w:val="24"/>
          <w:szCs w:val="24"/>
        </w:rPr>
        <w:t>H</w:t>
      </w:r>
      <w:r>
        <w:rPr>
          <w:rFonts w:ascii="Times New Roman" w:eastAsia="Times New Roman" w:hAnsi="Times New Roman" w:cs="Times New Roman"/>
          <w:sz w:val="24"/>
          <w:szCs w:val="24"/>
        </w:rPr>
        <w:t>. C</w:t>
      </w:r>
      <w:r w:rsidRPr="007E1902">
        <w:rPr>
          <w:rFonts w:ascii="Times New Roman" w:eastAsia="Times New Roman" w:hAnsi="Times New Roman" w:cs="Times New Roman"/>
          <w:sz w:val="24"/>
          <w:szCs w:val="24"/>
        </w:rPr>
        <w:t xml:space="preserve">olors in each </w:t>
      </w:r>
      <w:r w:rsidRPr="007E1902">
        <w:rPr>
          <w:rFonts w:ascii="Times New Roman" w:eastAsia="Times New Roman" w:hAnsi="Times New Roman" w:cs="Times New Roman"/>
          <w:sz w:val="24"/>
          <w:szCs w:val="24"/>
        </w:rPr>
        <w:lastRenderedPageBreak/>
        <w:t>scatter plot (B,</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 xml:space="preserve">F, H) correspond to the colors of the adjacent </w:t>
      </w:r>
      <w:ins w:id="26" w:author="Frank J. Rahel" w:date="2023-06-09T16:39:00Z">
        <w:r w:rsidR="002A68EF">
          <w:rPr>
            <w:rFonts w:ascii="Times New Roman" w:eastAsia="Times New Roman" w:hAnsi="Times New Roman" w:cs="Times New Roman"/>
            <w:sz w:val="24"/>
            <w:szCs w:val="24"/>
          </w:rPr>
          <w:t xml:space="preserve">fish species </w:t>
        </w:r>
      </w:ins>
      <w:ins w:id="27" w:author="Frank J. Rahel" w:date="2023-06-09T16:40:00Z">
        <w:r w:rsidR="002A68EF">
          <w:rPr>
            <w:rFonts w:ascii="Times New Roman" w:eastAsia="Times New Roman" w:hAnsi="Times New Roman" w:cs="Times New Roman"/>
            <w:sz w:val="24"/>
            <w:szCs w:val="24"/>
          </w:rPr>
          <w:t>plots</w:t>
        </w:r>
      </w:ins>
      <w:del w:id="28" w:author="Frank J. Rahel" w:date="2023-06-09T16:39:00Z">
        <w:r w:rsidRPr="007E1902" w:rsidDel="002A68EF">
          <w:rPr>
            <w:rFonts w:ascii="Times New Roman" w:eastAsia="Times New Roman" w:hAnsi="Times New Roman" w:cs="Times New Roman"/>
            <w:sz w:val="24"/>
            <w:szCs w:val="24"/>
          </w:rPr>
          <w:delText>plots group</w:delText>
        </w:r>
      </w:del>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 xml:space="preserve">White Sucker are colored yellow in </w:t>
      </w:r>
      <w:r>
        <w:rPr>
          <w:rFonts w:ascii="Times New Roman" w:eastAsia="Times New Roman" w:hAnsi="Times New Roman" w:cs="Times New Roman"/>
          <w:sz w:val="24"/>
          <w:szCs w:val="24"/>
        </w:rPr>
        <w:t xml:space="preserve">panels </w:t>
      </w:r>
      <w:r w:rsidR="009A1C6D" w:rsidRPr="007E1902">
        <w:rPr>
          <w:rFonts w:ascii="Times New Roman" w:eastAsia="Times New Roman" w:hAnsi="Times New Roman" w:cs="Times New Roman"/>
          <w:sz w:val="24"/>
          <w:szCs w:val="24"/>
        </w:rPr>
        <w:t xml:space="preserve">G and H).  </w:t>
      </w:r>
      <w:del w:id="29" w:author="Frank J. Rahel" w:date="2023-06-09T16:42:00Z">
        <w:r w:rsidR="009A1C6D" w:rsidRPr="007E1902" w:rsidDel="002A68EF">
          <w:rPr>
            <w:rFonts w:ascii="Times New Roman" w:eastAsia="Times New Roman" w:hAnsi="Times New Roman" w:cs="Times New Roman"/>
            <w:sz w:val="24"/>
            <w:szCs w:val="24"/>
          </w:rPr>
          <w:delText xml:space="preserve">The dashed line in </w:delText>
        </w:r>
        <w:r w:rsidDel="002A68EF">
          <w:rPr>
            <w:rFonts w:ascii="Times New Roman" w:eastAsia="Times New Roman" w:hAnsi="Times New Roman" w:cs="Times New Roman"/>
            <w:sz w:val="24"/>
            <w:szCs w:val="24"/>
          </w:rPr>
          <w:delText>panels</w:delText>
        </w:r>
        <w:r w:rsidR="009A1C6D" w:rsidRPr="007E1902" w:rsidDel="002A68EF">
          <w:rPr>
            <w:rFonts w:ascii="Times New Roman" w:eastAsia="Times New Roman" w:hAnsi="Times New Roman" w:cs="Times New Roman"/>
            <w:sz w:val="24"/>
            <w:szCs w:val="24"/>
          </w:rPr>
          <w:delText xml:space="preserve"> A,</w:delText>
        </w:r>
        <w:r w:rsidDel="002A68EF">
          <w:rPr>
            <w:rFonts w:ascii="Times New Roman" w:eastAsia="Times New Roman" w:hAnsi="Times New Roman" w:cs="Times New Roman"/>
            <w:sz w:val="24"/>
            <w:szCs w:val="24"/>
          </w:rPr>
          <w:delText xml:space="preserve"> </w:delText>
        </w:r>
        <w:r w:rsidR="009A1C6D" w:rsidRPr="007E1902" w:rsidDel="002A68EF">
          <w:rPr>
            <w:rFonts w:ascii="Times New Roman" w:eastAsia="Times New Roman" w:hAnsi="Times New Roman" w:cs="Times New Roman"/>
            <w:sz w:val="24"/>
            <w:szCs w:val="24"/>
          </w:rPr>
          <w:delText>C,</w:delText>
        </w:r>
        <w:r w:rsidDel="002A68EF">
          <w:rPr>
            <w:rFonts w:ascii="Times New Roman" w:eastAsia="Times New Roman" w:hAnsi="Times New Roman" w:cs="Times New Roman"/>
            <w:sz w:val="24"/>
            <w:szCs w:val="24"/>
          </w:rPr>
          <w:delText xml:space="preserve"> </w:delText>
        </w:r>
        <w:r w:rsidR="009A1C6D" w:rsidRPr="007E1902" w:rsidDel="002A68EF">
          <w:rPr>
            <w:rFonts w:ascii="Times New Roman" w:eastAsia="Times New Roman" w:hAnsi="Times New Roman" w:cs="Times New Roman"/>
            <w:sz w:val="24"/>
            <w:szCs w:val="24"/>
          </w:rPr>
          <w:delText>E,</w:delText>
        </w:r>
        <w:r w:rsidDel="002A68EF">
          <w:rPr>
            <w:rFonts w:ascii="Times New Roman" w:eastAsia="Times New Roman" w:hAnsi="Times New Roman" w:cs="Times New Roman"/>
            <w:sz w:val="24"/>
            <w:szCs w:val="24"/>
          </w:rPr>
          <w:delText xml:space="preserve"> and </w:delText>
        </w:r>
        <w:r w:rsidR="009A1C6D" w:rsidRPr="007E1902" w:rsidDel="002A68EF">
          <w:rPr>
            <w:rFonts w:ascii="Times New Roman" w:eastAsia="Times New Roman" w:hAnsi="Times New Roman" w:cs="Times New Roman"/>
            <w:sz w:val="24"/>
            <w:szCs w:val="24"/>
          </w:rPr>
          <w:delText xml:space="preserve">G indicates a slope </w:delText>
        </w:r>
        <w:r w:rsidR="004D0587" w:rsidDel="002A68EF">
          <w:rPr>
            <w:rFonts w:ascii="Times New Roman" w:eastAsia="Times New Roman" w:hAnsi="Times New Roman" w:cs="Times New Roman"/>
            <w:sz w:val="24"/>
            <w:szCs w:val="24"/>
          </w:rPr>
          <w:delText xml:space="preserve">of zero (no relationship </w:delText>
        </w:r>
        <w:r w:rsidR="009A1C6D" w:rsidRPr="007E1902" w:rsidDel="002A68EF">
          <w:rPr>
            <w:rFonts w:ascii="Times New Roman" w:eastAsia="Times New Roman" w:hAnsi="Times New Roman" w:cs="Times New Roman"/>
            <w:sz w:val="24"/>
            <w:szCs w:val="24"/>
          </w:rPr>
          <w:delText>between δ</w:delText>
        </w:r>
        <w:r w:rsidR="009A1C6D" w:rsidRPr="007E1902" w:rsidDel="002A68EF">
          <w:rPr>
            <w:rFonts w:ascii="Times New Roman" w:eastAsia="Times New Roman" w:hAnsi="Times New Roman" w:cs="Times New Roman"/>
            <w:sz w:val="24"/>
            <w:szCs w:val="24"/>
            <w:vertAlign w:val="superscript"/>
          </w:rPr>
          <w:delText>15</w:delText>
        </w:r>
        <w:r w:rsidR="009A1C6D" w:rsidRPr="007E1902" w:rsidDel="002A68EF">
          <w:rPr>
            <w:rFonts w:ascii="Times New Roman" w:eastAsia="Times New Roman" w:hAnsi="Times New Roman" w:cs="Times New Roman"/>
            <w:sz w:val="24"/>
            <w:szCs w:val="24"/>
          </w:rPr>
          <w:delText xml:space="preserve">N </w:delText>
        </w:r>
        <w:r w:rsidR="004D0587" w:rsidDel="002A68EF">
          <w:rPr>
            <w:rFonts w:ascii="Times New Roman" w:eastAsia="Times New Roman" w:hAnsi="Times New Roman" w:cs="Times New Roman"/>
            <w:sz w:val="24"/>
            <w:szCs w:val="24"/>
          </w:rPr>
          <w:delText xml:space="preserve">values </w:delText>
        </w:r>
        <w:r w:rsidR="009A1C6D" w:rsidRPr="007E1902" w:rsidDel="002A68EF">
          <w:rPr>
            <w:rFonts w:ascii="Times New Roman" w:eastAsia="Times New Roman" w:hAnsi="Times New Roman" w:cs="Times New Roman"/>
            <w:sz w:val="24"/>
            <w:szCs w:val="24"/>
          </w:rPr>
          <w:delText>and PC1</w:delText>
        </w:r>
        <w:r w:rsidR="004D0587" w:rsidDel="002A68EF">
          <w:rPr>
            <w:rFonts w:ascii="Times New Roman" w:eastAsia="Times New Roman" w:hAnsi="Times New Roman" w:cs="Times New Roman"/>
            <w:sz w:val="24"/>
            <w:szCs w:val="24"/>
          </w:rPr>
          <w:delText>)</w:delText>
        </w:r>
        <w:r w:rsidR="009A1C6D" w:rsidRPr="007E1902" w:rsidDel="002A68EF">
          <w:rPr>
            <w:rFonts w:ascii="Times New Roman" w:eastAsia="Times New Roman" w:hAnsi="Times New Roman" w:cs="Times New Roman"/>
            <w:sz w:val="24"/>
            <w:szCs w:val="24"/>
          </w:rPr>
          <w:delText xml:space="preserve">. </w:delText>
        </w:r>
      </w:del>
      <w:r w:rsidR="004D0587">
        <w:rPr>
          <w:rFonts w:ascii="Times New Roman" w:eastAsia="Times New Roman" w:hAnsi="Times New Roman" w:cs="Times New Roman"/>
          <w:sz w:val="24"/>
          <w:szCs w:val="24"/>
        </w:rPr>
        <w:t>E</w:t>
      </w:r>
      <w:r w:rsidR="009A1C6D" w:rsidRPr="007E1902">
        <w:rPr>
          <w:rFonts w:ascii="Times New Roman" w:eastAsia="Times New Roman" w:hAnsi="Times New Roman" w:cs="Times New Roman"/>
          <w:sz w:val="24"/>
          <w:szCs w:val="24"/>
        </w:rPr>
        <w:t xml:space="preserve">ach point </w:t>
      </w:r>
      <w:r w:rsidR="004D0587">
        <w:rPr>
          <w:rFonts w:ascii="Times New Roman" w:eastAsia="Times New Roman" w:hAnsi="Times New Roman" w:cs="Times New Roman"/>
          <w:sz w:val="24"/>
          <w:szCs w:val="24"/>
        </w:rPr>
        <w:t xml:space="preserve">in panels B, D, and F are </w:t>
      </w:r>
      <w:r w:rsidR="009A1C6D" w:rsidRPr="007E1902">
        <w:rPr>
          <w:rFonts w:ascii="Times New Roman" w:eastAsia="Times New Roman" w:hAnsi="Times New Roman" w:cs="Times New Roman"/>
          <w:sz w:val="24"/>
          <w:szCs w:val="24"/>
        </w:rPr>
        <w:t>mean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 while points in panel H are </w:t>
      </w:r>
      <w:r w:rsidR="009A1C6D" w:rsidRPr="007E1902">
        <w:rPr>
          <w:rFonts w:ascii="Times New Roman" w:eastAsia="Times New Roman" w:hAnsi="Times New Roman" w:cs="Times New Roman"/>
          <w:sz w:val="24"/>
          <w:szCs w:val="24"/>
        </w:rPr>
        <w:t>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values of individual </w:t>
      </w:r>
      <w:commentRangeStart w:id="30"/>
      <w:r w:rsidR="004D0587">
        <w:rPr>
          <w:rFonts w:ascii="Times New Roman" w:eastAsia="Times New Roman" w:hAnsi="Times New Roman" w:cs="Times New Roman"/>
          <w:sz w:val="24"/>
          <w:szCs w:val="24"/>
        </w:rPr>
        <w:t>fish</w:t>
      </w:r>
      <w:commentRangeEnd w:id="30"/>
      <w:r w:rsidR="002A68EF">
        <w:rPr>
          <w:rStyle w:val="CommentReference"/>
        </w:rPr>
        <w:commentReference w:id="30"/>
      </w:r>
      <w:r w:rsidR="009A1C6D" w:rsidRPr="007E1902">
        <w:rPr>
          <w:rFonts w:ascii="Times New Roman" w:eastAsia="Times New Roman" w:hAnsi="Times New Roman" w:cs="Times New Roman"/>
          <w:sz w:val="24"/>
          <w:szCs w:val="24"/>
        </w:rPr>
        <w:t xml:space="preserve">. </w:t>
      </w:r>
    </w:p>
    <w:p w14:paraId="0308BF87"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4AE90317" w14:textId="77777777" w:rsidR="009A1C6D" w:rsidRDefault="009A1C6D">
      <w:pPr>
        <w:spacing w:line="240" w:lineRule="auto"/>
        <w:rPr>
          <w:rFonts w:ascii="Times New Roman" w:hAnsi="Times New Roman" w:cs="Times New Roman"/>
        </w:rPr>
      </w:pPr>
      <w:r>
        <w:rPr>
          <w:rFonts w:ascii="Times New Roman" w:hAnsi="Times New Roman" w:cs="Times New Roman"/>
        </w:rPr>
        <w:br w:type="page"/>
      </w:r>
    </w:p>
    <w:p w14:paraId="01A84C0E" w14:textId="39DC139B" w:rsidR="009A1C6D" w:rsidRPr="007E1902" w:rsidRDefault="009A1C6D" w:rsidP="009A1C6D">
      <w:pPr>
        <w:spacing w:before="240" w:after="240" w:line="240" w:lineRule="auto"/>
        <w:jc w:val="center"/>
        <w:rPr>
          <w:rFonts w:ascii="Times New Roman" w:hAnsi="Times New Roman" w:cs="Times New Roman"/>
        </w:rPr>
      </w:pPr>
      <w:r w:rsidRPr="007E1902">
        <w:rPr>
          <w:rFonts w:ascii="Times New Roman" w:hAnsi="Times New Roman" w:cs="Times New Roman"/>
          <w:noProof/>
          <w:lang w:val="en-US"/>
        </w:rPr>
        <w:lastRenderedPageBreak/>
        <w:drawing>
          <wp:inline distT="114300" distB="114300" distL="114300" distR="114300" wp14:anchorId="7F75EEF0" wp14:editId="1E3470FD">
            <wp:extent cx="5943600" cy="330199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943600" cy="3301999"/>
                    </a:xfrm>
                    <a:prstGeom prst="rect">
                      <a:avLst/>
                    </a:prstGeom>
                    <a:ln/>
                  </pic:spPr>
                </pic:pic>
              </a:graphicData>
            </a:graphic>
          </wp:inline>
        </w:drawing>
      </w:r>
    </w:p>
    <w:p w14:paraId="307A566F" w14:textId="4E75A518"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t>Fig.</w:t>
      </w:r>
      <w:r w:rsidR="009A1C6D" w:rsidRPr="004D0587">
        <w:rPr>
          <w:rFonts w:ascii="Times New Roman" w:eastAsia="Times New Roman" w:hAnsi="Times New Roman" w:cs="Times New Roman"/>
          <w:b/>
          <w:bCs/>
          <w:sz w:val="24"/>
          <w:szCs w:val="24"/>
        </w:rPr>
        <w:t xml:space="preserve"> 4</w:t>
      </w:r>
      <w:r w:rsidR="009A1C6D"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w:t>
      </w:r>
      <w:r>
        <w:rPr>
          <w:rFonts w:ascii="Times New Roman" w:eastAsia="Times New Roman" w:hAnsi="Times New Roman" w:cs="Times New Roman"/>
          <w:sz w:val="24"/>
          <w:szCs w:val="24"/>
        </w:rPr>
        <w:t>s</w:t>
      </w:r>
      <w:r w:rsidR="009A1C6D" w:rsidRPr="007E1902">
        <w:rPr>
          <w:rFonts w:ascii="Times New Roman" w:eastAsia="Times New Roman" w:hAnsi="Times New Roman" w:cs="Times New Roman"/>
          <w:sz w:val="24"/>
          <w:szCs w:val="24"/>
        </w:rPr>
        <w:t xml:space="preserve"> between </w:t>
      </w:r>
      <w:r>
        <w:rPr>
          <w:rFonts w:ascii="Times New Roman" w:eastAsia="Times New Roman" w:hAnsi="Times New Roman" w:cs="Times New Roman"/>
          <w:sz w:val="24"/>
          <w:szCs w:val="24"/>
        </w:rPr>
        <w:t>the index of relative importance (</w:t>
      </w:r>
      <w:r w:rsidR="009A1C6D" w:rsidRPr="007E1902">
        <w:rPr>
          <w:rFonts w:ascii="Times New Roman" w:eastAsia="Times New Roman" w:hAnsi="Times New Roman" w:cs="Times New Roman"/>
          <w:sz w:val="24"/>
          <w:szCs w:val="24"/>
        </w:rPr>
        <w:t>IRI</w:t>
      </w:r>
      <w:r>
        <w:rPr>
          <w:rFonts w:ascii="Times New Roman" w:eastAsia="Times New Roman" w:hAnsi="Times New Roman" w:cs="Times New Roman"/>
          <w:sz w:val="24"/>
          <w:szCs w:val="24"/>
        </w:rPr>
        <w:t xml:space="preserve">) based on </w:t>
      </w:r>
      <w:r w:rsidR="009A1C6D" w:rsidRPr="007E1902">
        <w:rPr>
          <w:rFonts w:ascii="Times New Roman" w:eastAsia="Times New Roman" w:hAnsi="Times New Roman" w:cs="Times New Roman"/>
          <w:sz w:val="24"/>
          <w:szCs w:val="24"/>
        </w:rPr>
        <w:t>stomach content</w:t>
      </w:r>
      <w:r>
        <w:rPr>
          <w:rFonts w:ascii="Times New Roman" w:eastAsia="Times New Roman" w:hAnsi="Times New Roman" w:cs="Times New Roman"/>
          <w:sz w:val="24"/>
          <w:szCs w:val="24"/>
        </w:rPr>
        <w:t xml:space="preserve"> analysis for fish species and </w:t>
      </w:r>
      <w:r w:rsidR="009A1C6D" w:rsidRPr="007E1902">
        <w:rPr>
          <w:rFonts w:ascii="Times New Roman" w:eastAsia="Times New Roman" w:hAnsi="Times New Roman" w:cs="Times New Roman"/>
          <w:sz w:val="24"/>
          <w:szCs w:val="24"/>
        </w:rPr>
        <w:t xml:space="preserve">the longitudinal gradient (PC1).  Each point is the mean IRI index of the fish </w:t>
      </w:r>
      <w:ins w:id="31" w:author="Frank J. Rahel" w:date="2023-06-16T16:24:00Z">
        <w:r w:rsidR="0025710D">
          <w:rPr>
            <w:rFonts w:ascii="Times New Roman" w:eastAsia="Times New Roman" w:hAnsi="Times New Roman" w:cs="Times New Roman"/>
            <w:sz w:val="24"/>
            <w:szCs w:val="24"/>
          </w:rPr>
          <w:t xml:space="preserve">captured </w:t>
        </w:r>
      </w:ins>
      <w:r w:rsidR="009A1C6D" w:rsidRPr="007E1902">
        <w:rPr>
          <w:rFonts w:ascii="Times New Roman" w:eastAsia="Times New Roman" w:hAnsi="Times New Roman" w:cs="Times New Roman"/>
          <w:sz w:val="24"/>
          <w:szCs w:val="24"/>
        </w:rPr>
        <w:t xml:space="preserve">at </w:t>
      </w:r>
      <w:ins w:id="32" w:author="Frank J. Rahel" w:date="2023-06-09T16:55:00Z">
        <w:r w:rsidR="00BC12CA">
          <w:rPr>
            <w:rFonts w:ascii="Times New Roman" w:eastAsia="Times New Roman" w:hAnsi="Times New Roman" w:cs="Times New Roman"/>
            <w:sz w:val="24"/>
            <w:szCs w:val="24"/>
          </w:rPr>
          <w:t>that</w:t>
        </w:r>
      </w:ins>
      <w:del w:id="33" w:author="Frank J. Rahel" w:date="2023-06-09T16:55:00Z">
        <w:r w:rsidR="009A1C6D" w:rsidRPr="007E1902" w:rsidDel="00BC12CA">
          <w:rPr>
            <w:rFonts w:ascii="Times New Roman" w:eastAsia="Times New Roman" w:hAnsi="Times New Roman" w:cs="Times New Roman"/>
            <w:sz w:val="24"/>
            <w:szCs w:val="24"/>
          </w:rPr>
          <w:delText>each</w:delText>
        </w:r>
      </w:del>
      <w:r w:rsidR="009A1C6D" w:rsidRPr="007E1902">
        <w:rPr>
          <w:rFonts w:ascii="Times New Roman" w:eastAsia="Times New Roman" w:hAnsi="Times New Roman" w:cs="Times New Roman"/>
          <w:sz w:val="24"/>
          <w:szCs w:val="24"/>
        </w:rPr>
        <w:t xml:space="preserve"> site, and colors correspond to the food group. The lines of best fit are represented but do not necessarily indicate a significant correlation.</w:t>
      </w:r>
    </w:p>
    <w:p w14:paraId="6052A447" w14:textId="77777777" w:rsidR="009A1C6D" w:rsidRPr="007E1902" w:rsidRDefault="009A1C6D" w:rsidP="009A1C6D">
      <w:pPr>
        <w:spacing w:line="240" w:lineRule="auto"/>
        <w:rPr>
          <w:rFonts w:ascii="Times New Roman" w:eastAsia="Times New Roman" w:hAnsi="Times New Roman" w:cs="Times New Roman"/>
          <w:sz w:val="24"/>
          <w:szCs w:val="24"/>
        </w:rPr>
      </w:pPr>
    </w:p>
    <w:p w14:paraId="5D751B2F" w14:textId="77777777" w:rsidR="009A1C6D" w:rsidRPr="007E1902" w:rsidRDefault="009A1C6D" w:rsidP="009A1C6D">
      <w:pPr>
        <w:spacing w:line="240" w:lineRule="auto"/>
        <w:rPr>
          <w:rFonts w:ascii="Times New Roman" w:eastAsia="Times New Roman" w:hAnsi="Times New Roman" w:cs="Times New Roman"/>
          <w:sz w:val="24"/>
          <w:szCs w:val="24"/>
        </w:rPr>
      </w:pPr>
    </w:p>
    <w:p w14:paraId="70A0C512"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lang w:val="en-US"/>
        </w:rPr>
        <w:lastRenderedPageBreak/>
        <w:drawing>
          <wp:inline distT="114300" distB="114300" distL="114300" distR="114300" wp14:anchorId="765EECC3" wp14:editId="32ADF112">
            <wp:extent cx="5877868" cy="8091488"/>
            <wp:effectExtent l="0" t="0" r="0" b="0"/>
            <wp:docPr id="2" name="image4.png" descr="A picture containing text, diagram, plan,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A picture containing text, diagram, plan, screenshot&#10;&#10;Description automatically generated"/>
                    <pic:cNvPicPr preferRelativeResize="0"/>
                  </pic:nvPicPr>
                  <pic:blipFill>
                    <a:blip r:embed="rId16"/>
                    <a:srcRect l="38" r="38"/>
                    <a:stretch>
                      <a:fillRect/>
                    </a:stretch>
                  </pic:blipFill>
                  <pic:spPr>
                    <a:xfrm>
                      <a:off x="0" y="0"/>
                      <a:ext cx="5877868" cy="8091488"/>
                    </a:xfrm>
                    <a:prstGeom prst="rect">
                      <a:avLst/>
                    </a:prstGeom>
                    <a:ln/>
                  </pic:spPr>
                </pic:pic>
              </a:graphicData>
            </a:graphic>
          </wp:inline>
        </w:drawing>
      </w:r>
    </w:p>
    <w:p w14:paraId="62B52C10" w14:textId="23C43F5B"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lastRenderedPageBreak/>
        <w:t>Fig.</w:t>
      </w:r>
      <w:r w:rsidR="009A1C6D" w:rsidRPr="004D0587">
        <w:rPr>
          <w:rFonts w:ascii="Times New Roman" w:eastAsia="Times New Roman" w:hAnsi="Times New Roman" w:cs="Times New Roman"/>
          <w:b/>
          <w:bCs/>
          <w:sz w:val="24"/>
          <w:szCs w:val="24"/>
        </w:rPr>
        <w:t xml:space="preserve"> 5</w:t>
      </w:r>
      <w:r w:rsidR="009A1C6D" w:rsidRPr="007E1902">
        <w:rPr>
          <w:rFonts w:ascii="Times New Roman" w:eastAsia="Times New Roman" w:hAnsi="Times New Roman" w:cs="Times New Roman"/>
          <w:sz w:val="24"/>
          <w:szCs w:val="24"/>
        </w:rPr>
        <w:t xml:space="preserve"> Relationships between TP of </w:t>
      </w:r>
      <w:del w:id="34" w:author="Frank J. Rahel" w:date="2023-06-16T16:26:00Z">
        <w:r w:rsidR="009A1C6D" w:rsidRPr="007E1902" w:rsidDel="0025710D">
          <w:rPr>
            <w:rFonts w:ascii="Times New Roman" w:eastAsia="Times New Roman" w:hAnsi="Times New Roman" w:cs="Times New Roman"/>
            <w:sz w:val="24"/>
            <w:szCs w:val="24"/>
          </w:rPr>
          <w:delText xml:space="preserve">A-B) </w:delText>
        </w:r>
      </w:del>
      <w:ins w:id="35" w:author="Frank J. Rahel" w:date="2023-06-16T16:26:00Z">
        <w:r w:rsidR="0025710D">
          <w:rPr>
            <w:rFonts w:ascii="Times New Roman" w:eastAsia="Times New Roman" w:hAnsi="Times New Roman" w:cs="Times New Roman"/>
            <w:sz w:val="24"/>
            <w:szCs w:val="24"/>
          </w:rPr>
          <w:t>b</w:t>
        </w:r>
      </w:ins>
      <w:r w:rsidR="009A1C6D" w:rsidRPr="007E1902">
        <w:rPr>
          <w:rFonts w:ascii="Times New Roman" w:eastAsia="Times New Roman" w:hAnsi="Times New Roman" w:cs="Times New Roman"/>
          <w:sz w:val="24"/>
          <w:szCs w:val="24"/>
        </w:rPr>
        <w:t xml:space="preserve">rown </w:t>
      </w:r>
      <w:ins w:id="36" w:author="Frank J. Rahel" w:date="2023-06-16T16:26:00Z">
        <w:r w:rsidR="0025710D">
          <w:rPr>
            <w:rFonts w:ascii="Times New Roman" w:eastAsia="Times New Roman" w:hAnsi="Times New Roman" w:cs="Times New Roman"/>
            <w:sz w:val="24"/>
            <w:szCs w:val="24"/>
          </w:rPr>
          <w:t>t</w:t>
        </w:r>
      </w:ins>
      <w:r w:rsidR="009A1C6D" w:rsidRPr="007E1902">
        <w:rPr>
          <w:rFonts w:ascii="Times New Roman" w:eastAsia="Times New Roman" w:hAnsi="Times New Roman" w:cs="Times New Roman"/>
          <w:sz w:val="24"/>
          <w:szCs w:val="24"/>
        </w:rPr>
        <w:t>rout</w:t>
      </w:r>
      <w:ins w:id="37" w:author="Frank J. Rahel" w:date="2023-06-16T16:24:00Z">
        <w:r w:rsidR="0025710D">
          <w:rPr>
            <w:rFonts w:ascii="Times New Roman" w:eastAsia="Times New Roman" w:hAnsi="Times New Roman" w:cs="Times New Roman"/>
            <w:sz w:val="24"/>
            <w:szCs w:val="24"/>
          </w:rPr>
          <w:t xml:space="preserve"> (</w:t>
        </w:r>
      </w:ins>
      <w:ins w:id="38" w:author="Frank J. Rahel" w:date="2023-06-16T16:25:00Z">
        <w:r w:rsidR="0025710D">
          <w:rPr>
            <w:rFonts w:ascii="Times New Roman" w:eastAsia="Times New Roman" w:hAnsi="Times New Roman" w:cs="Times New Roman"/>
            <w:sz w:val="24"/>
            <w:szCs w:val="24"/>
          </w:rPr>
          <w:t>A,B)</w:t>
        </w:r>
      </w:ins>
      <w:r w:rsidR="009A1C6D" w:rsidRPr="007E1902">
        <w:rPr>
          <w:rFonts w:ascii="Times New Roman" w:eastAsia="Times New Roman" w:hAnsi="Times New Roman" w:cs="Times New Roman"/>
          <w:sz w:val="24"/>
          <w:szCs w:val="24"/>
        </w:rPr>
        <w:t xml:space="preserve">, </w:t>
      </w:r>
      <w:ins w:id="39" w:author="Frank J. Rahel" w:date="2023-06-16T16:25:00Z">
        <w:r w:rsidR="0025710D">
          <w:rPr>
            <w:rFonts w:ascii="Times New Roman" w:eastAsia="Times New Roman" w:hAnsi="Times New Roman" w:cs="Times New Roman"/>
            <w:sz w:val="24"/>
            <w:szCs w:val="24"/>
          </w:rPr>
          <w:t xml:space="preserve">creek chub </w:t>
        </w:r>
      </w:ins>
      <w:ins w:id="40" w:author="Frank J. Rahel" w:date="2023-06-16T16:26:00Z">
        <w:r w:rsidR="0025710D">
          <w:rPr>
            <w:rFonts w:ascii="Times New Roman" w:eastAsia="Times New Roman" w:hAnsi="Times New Roman" w:cs="Times New Roman"/>
            <w:sz w:val="24"/>
            <w:szCs w:val="24"/>
          </w:rPr>
          <w:t>(</w:t>
        </w:r>
      </w:ins>
      <w:r w:rsidR="009A1C6D" w:rsidRPr="007E1902">
        <w:rPr>
          <w:rFonts w:ascii="Times New Roman" w:eastAsia="Times New Roman" w:hAnsi="Times New Roman" w:cs="Times New Roman"/>
          <w:sz w:val="24"/>
          <w:szCs w:val="24"/>
        </w:rPr>
        <w:t>C</w:t>
      </w:r>
      <w:ins w:id="41" w:author="Frank J. Rahel" w:date="2023-06-16T16:25:00Z">
        <w:r w:rsidR="0025710D">
          <w:rPr>
            <w:rFonts w:ascii="Times New Roman" w:eastAsia="Times New Roman" w:hAnsi="Times New Roman" w:cs="Times New Roman"/>
            <w:sz w:val="24"/>
            <w:szCs w:val="24"/>
          </w:rPr>
          <w:t>,</w:t>
        </w:r>
      </w:ins>
      <w:r w:rsidR="009A1C6D" w:rsidRPr="007E1902">
        <w:rPr>
          <w:rFonts w:ascii="Times New Roman" w:eastAsia="Times New Roman" w:hAnsi="Times New Roman" w:cs="Times New Roman"/>
          <w:sz w:val="24"/>
          <w:szCs w:val="24"/>
        </w:rPr>
        <w:t>D)</w:t>
      </w:r>
      <w:ins w:id="42" w:author="Frank J. Rahel" w:date="2023-06-16T16:26:00Z">
        <w:r w:rsidR="0025710D">
          <w:rPr>
            <w:rFonts w:ascii="Times New Roman" w:eastAsia="Times New Roman" w:hAnsi="Times New Roman" w:cs="Times New Roman"/>
            <w:sz w:val="24"/>
            <w:szCs w:val="24"/>
          </w:rPr>
          <w:t>,</w:t>
        </w:r>
      </w:ins>
      <w:r w:rsidR="009A1C6D" w:rsidRPr="007E1902">
        <w:rPr>
          <w:rFonts w:ascii="Times New Roman" w:eastAsia="Times New Roman" w:hAnsi="Times New Roman" w:cs="Times New Roman"/>
          <w:sz w:val="24"/>
          <w:szCs w:val="24"/>
        </w:rPr>
        <w:t xml:space="preserve"> </w:t>
      </w:r>
      <w:del w:id="43" w:author="Frank J. Rahel" w:date="2023-06-16T16:25:00Z">
        <w:r w:rsidR="009A1C6D" w:rsidRPr="007E1902" w:rsidDel="0025710D">
          <w:rPr>
            <w:rFonts w:ascii="Times New Roman" w:eastAsia="Times New Roman" w:hAnsi="Times New Roman" w:cs="Times New Roman"/>
            <w:sz w:val="24"/>
            <w:szCs w:val="24"/>
          </w:rPr>
          <w:delText xml:space="preserve">Creek Chub, </w:delText>
        </w:r>
      </w:del>
      <w:del w:id="44" w:author="Frank J. Rahel" w:date="2023-06-16T16:26:00Z">
        <w:r w:rsidR="009A1C6D" w:rsidRPr="007E1902" w:rsidDel="0025710D">
          <w:rPr>
            <w:rFonts w:ascii="Times New Roman" w:eastAsia="Times New Roman" w:hAnsi="Times New Roman" w:cs="Times New Roman"/>
            <w:sz w:val="24"/>
            <w:szCs w:val="24"/>
          </w:rPr>
          <w:delText xml:space="preserve">E-F) </w:delText>
        </w:r>
      </w:del>
      <w:ins w:id="45" w:author="Frank J. Rahel" w:date="2023-06-16T16:35:00Z">
        <w:r w:rsidR="004B3AD8">
          <w:rPr>
            <w:rFonts w:ascii="Times New Roman" w:eastAsia="Times New Roman" w:hAnsi="Times New Roman" w:cs="Times New Roman"/>
            <w:sz w:val="24"/>
            <w:szCs w:val="24"/>
          </w:rPr>
          <w:t>l</w:t>
        </w:r>
      </w:ins>
      <w:r w:rsidR="009A1C6D" w:rsidRPr="007E1902">
        <w:rPr>
          <w:rFonts w:ascii="Times New Roman" w:eastAsia="Times New Roman" w:hAnsi="Times New Roman" w:cs="Times New Roman"/>
          <w:sz w:val="24"/>
          <w:szCs w:val="24"/>
        </w:rPr>
        <w:t xml:space="preserve">ongnose </w:t>
      </w:r>
      <w:ins w:id="46" w:author="Frank J. Rahel" w:date="2023-06-16T16:35:00Z">
        <w:r w:rsidR="004B3AD8">
          <w:rPr>
            <w:rFonts w:ascii="Times New Roman" w:eastAsia="Times New Roman" w:hAnsi="Times New Roman" w:cs="Times New Roman"/>
            <w:sz w:val="24"/>
            <w:szCs w:val="24"/>
          </w:rPr>
          <w:t>d</w:t>
        </w:r>
      </w:ins>
      <w:r w:rsidR="009A1C6D" w:rsidRPr="007E1902">
        <w:rPr>
          <w:rFonts w:ascii="Times New Roman" w:eastAsia="Times New Roman" w:hAnsi="Times New Roman" w:cs="Times New Roman"/>
          <w:sz w:val="24"/>
          <w:szCs w:val="24"/>
        </w:rPr>
        <w:t>ace</w:t>
      </w:r>
      <w:ins w:id="47" w:author="Frank J. Rahel" w:date="2023-06-16T16:25:00Z">
        <w:r w:rsidR="0025710D">
          <w:rPr>
            <w:rFonts w:ascii="Times New Roman" w:eastAsia="Times New Roman" w:hAnsi="Times New Roman" w:cs="Times New Roman"/>
            <w:sz w:val="24"/>
            <w:szCs w:val="24"/>
          </w:rPr>
          <w:t xml:space="preserve"> </w:t>
        </w:r>
      </w:ins>
      <w:ins w:id="48" w:author="Frank J. Rahel" w:date="2023-06-16T16:26:00Z">
        <w:r w:rsidR="0025710D">
          <w:rPr>
            <w:rFonts w:ascii="Times New Roman" w:eastAsia="Times New Roman" w:hAnsi="Times New Roman" w:cs="Times New Roman"/>
            <w:sz w:val="24"/>
            <w:szCs w:val="24"/>
          </w:rPr>
          <w:t>(</w:t>
        </w:r>
      </w:ins>
      <w:ins w:id="49" w:author="Frank J. Rahel" w:date="2023-06-16T16:25:00Z">
        <w:r w:rsidR="0025710D">
          <w:rPr>
            <w:rFonts w:ascii="Times New Roman" w:eastAsia="Times New Roman" w:hAnsi="Times New Roman" w:cs="Times New Roman"/>
            <w:sz w:val="24"/>
            <w:szCs w:val="24"/>
          </w:rPr>
          <w:t>E,F)</w:t>
        </w:r>
      </w:ins>
      <w:r w:rsidR="009A1C6D" w:rsidRPr="007E1902">
        <w:rPr>
          <w:rFonts w:ascii="Times New Roman" w:eastAsia="Times New Roman" w:hAnsi="Times New Roman" w:cs="Times New Roman"/>
          <w:sz w:val="24"/>
          <w:szCs w:val="24"/>
        </w:rPr>
        <w:t xml:space="preserve">, </w:t>
      </w:r>
      <w:ins w:id="50" w:author="Frank J. Rahel" w:date="2023-06-16T16:35:00Z">
        <w:r w:rsidR="004B3AD8">
          <w:rPr>
            <w:rFonts w:ascii="Times New Roman" w:eastAsia="Times New Roman" w:hAnsi="Times New Roman" w:cs="Times New Roman"/>
            <w:sz w:val="24"/>
            <w:szCs w:val="24"/>
          </w:rPr>
          <w:t>l</w:t>
        </w:r>
      </w:ins>
      <w:del w:id="51" w:author="Frank J. Rahel" w:date="2023-06-16T16:26:00Z">
        <w:r w:rsidR="009A1C6D" w:rsidRPr="007E1902" w:rsidDel="0025710D">
          <w:rPr>
            <w:rFonts w:ascii="Times New Roman" w:eastAsia="Times New Roman" w:hAnsi="Times New Roman" w:cs="Times New Roman"/>
            <w:sz w:val="24"/>
            <w:szCs w:val="24"/>
          </w:rPr>
          <w:delText xml:space="preserve">G-H) </w:delText>
        </w:r>
      </w:del>
      <w:del w:id="52" w:author="Frank J. Rahel" w:date="2023-06-16T16:35:00Z">
        <w:r w:rsidR="009A1C6D" w:rsidRPr="007E1902" w:rsidDel="004B3AD8">
          <w:rPr>
            <w:rFonts w:ascii="Times New Roman" w:eastAsia="Times New Roman" w:hAnsi="Times New Roman" w:cs="Times New Roman"/>
            <w:sz w:val="24"/>
            <w:szCs w:val="24"/>
          </w:rPr>
          <w:delText>L</w:delText>
        </w:r>
      </w:del>
      <w:r w:rsidR="009A1C6D" w:rsidRPr="007E1902">
        <w:rPr>
          <w:rFonts w:ascii="Times New Roman" w:eastAsia="Times New Roman" w:hAnsi="Times New Roman" w:cs="Times New Roman"/>
          <w:sz w:val="24"/>
          <w:szCs w:val="24"/>
        </w:rPr>
        <w:t xml:space="preserve">ongnose </w:t>
      </w:r>
      <w:ins w:id="53" w:author="Frank J. Rahel" w:date="2023-06-16T16:35:00Z">
        <w:r w:rsidR="004B3AD8">
          <w:rPr>
            <w:rFonts w:ascii="Times New Roman" w:eastAsia="Times New Roman" w:hAnsi="Times New Roman" w:cs="Times New Roman"/>
            <w:sz w:val="24"/>
            <w:szCs w:val="24"/>
          </w:rPr>
          <w:t>s</w:t>
        </w:r>
      </w:ins>
      <w:r w:rsidR="009A1C6D" w:rsidRPr="007E1902">
        <w:rPr>
          <w:rFonts w:ascii="Times New Roman" w:eastAsia="Times New Roman" w:hAnsi="Times New Roman" w:cs="Times New Roman"/>
          <w:sz w:val="24"/>
          <w:szCs w:val="24"/>
        </w:rPr>
        <w:t>ucker</w:t>
      </w:r>
      <w:ins w:id="54" w:author="Frank J. Rahel" w:date="2023-06-16T16:25:00Z">
        <w:r w:rsidR="0025710D">
          <w:rPr>
            <w:rFonts w:ascii="Times New Roman" w:eastAsia="Times New Roman" w:hAnsi="Times New Roman" w:cs="Times New Roman"/>
            <w:sz w:val="24"/>
            <w:szCs w:val="24"/>
          </w:rPr>
          <w:t xml:space="preserve"> (</w:t>
        </w:r>
      </w:ins>
      <w:ins w:id="55" w:author="Frank J. Rahel" w:date="2023-06-16T16:26:00Z">
        <w:r w:rsidR="0025710D">
          <w:rPr>
            <w:rFonts w:ascii="Times New Roman" w:eastAsia="Times New Roman" w:hAnsi="Times New Roman" w:cs="Times New Roman"/>
            <w:sz w:val="24"/>
            <w:szCs w:val="24"/>
          </w:rPr>
          <w:t xml:space="preserve">G,H) and </w:t>
        </w:r>
      </w:ins>
      <w:del w:id="56" w:author="Frank J. Rahel" w:date="2023-06-16T16:27:00Z">
        <w:r w:rsidR="009A1C6D" w:rsidRPr="007E1902" w:rsidDel="0025710D">
          <w:rPr>
            <w:rFonts w:ascii="Times New Roman" w:eastAsia="Times New Roman" w:hAnsi="Times New Roman" w:cs="Times New Roman"/>
            <w:sz w:val="24"/>
            <w:szCs w:val="24"/>
          </w:rPr>
          <w:delText xml:space="preserve">, I-J) </w:delText>
        </w:r>
      </w:del>
      <w:del w:id="57" w:author="Frank J. Rahel" w:date="2023-06-16T16:35:00Z">
        <w:r w:rsidR="009A1C6D" w:rsidRPr="007E1902" w:rsidDel="004B3AD8">
          <w:rPr>
            <w:rFonts w:ascii="Times New Roman" w:eastAsia="Times New Roman" w:hAnsi="Times New Roman" w:cs="Times New Roman"/>
            <w:sz w:val="24"/>
            <w:szCs w:val="24"/>
          </w:rPr>
          <w:delText>W</w:delText>
        </w:r>
      </w:del>
      <w:ins w:id="58" w:author="Frank J. Rahel" w:date="2023-06-16T16:35:00Z">
        <w:r w:rsidR="004B3AD8">
          <w:rPr>
            <w:rFonts w:ascii="Times New Roman" w:eastAsia="Times New Roman" w:hAnsi="Times New Roman" w:cs="Times New Roman"/>
            <w:sz w:val="24"/>
            <w:szCs w:val="24"/>
          </w:rPr>
          <w:t>w</w:t>
        </w:r>
      </w:ins>
      <w:r w:rsidR="009A1C6D" w:rsidRPr="007E1902">
        <w:rPr>
          <w:rFonts w:ascii="Times New Roman" w:eastAsia="Times New Roman" w:hAnsi="Times New Roman" w:cs="Times New Roman"/>
          <w:sz w:val="24"/>
          <w:szCs w:val="24"/>
        </w:rPr>
        <w:t xml:space="preserve">hite </w:t>
      </w:r>
      <w:ins w:id="59" w:author="Frank J. Rahel" w:date="2023-06-16T16:35:00Z">
        <w:r w:rsidR="004B3AD8">
          <w:rPr>
            <w:rFonts w:ascii="Times New Roman" w:eastAsia="Times New Roman" w:hAnsi="Times New Roman" w:cs="Times New Roman"/>
            <w:sz w:val="24"/>
            <w:szCs w:val="24"/>
          </w:rPr>
          <w:t>s</w:t>
        </w:r>
      </w:ins>
      <w:r w:rsidR="009A1C6D" w:rsidRPr="007E1902">
        <w:rPr>
          <w:rFonts w:ascii="Times New Roman" w:eastAsia="Times New Roman" w:hAnsi="Times New Roman" w:cs="Times New Roman"/>
          <w:sz w:val="24"/>
          <w:szCs w:val="24"/>
        </w:rPr>
        <w:t>ucker</w:t>
      </w:r>
      <w:ins w:id="60" w:author="Frank J. Rahel" w:date="2023-06-16T16:26:00Z">
        <w:r w:rsidR="0025710D">
          <w:rPr>
            <w:rFonts w:ascii="Times New Roman" w:eastAsia="Times New Roman" w:hAnsi="Times New Roman" w:cs="Times New Roman"/>
            <w:sz w:val="24"/>
            <w:szCs w:val="24"/>
          </w:rPr>
          <w:t xml:space="preserve"> (I,J)</w:t>
        </w:r>
      </w:ins>
      <w:r w:rsidR="009A1C6D" w:rsidRPr="007E1902">
        <w:rPr>
          <w:rFonts w:ascii="Times New Roman" w:eastAsia="Times New Roman" w:hAnsi="Times New Roman" w:cs="Times New Roman"/>
          <w:sz w:val="24"/>
          <w:szCs w:val="24"/>
        </w:rPr>
        <w:t xml:space="preserve"> in relation to position along the longitudinal gradient represented by PC1.  </w:t>
      </w:r>
      <w:ins w:id="61" w:author="Frank J. Rahel" w:date="2023-06-16T16:31:00Z">
        <w:r w:rsidR="0025710D">
          <w:rPr>
            <w:rFonts w:ascii="Times New Roman" w:eastAsia="Times New Roman" w:hAnsi="Times New Roman" w:cs="Times New Roman"/>
            <w:sz w:val="24"/>
            <w:szCs w:val="24"/>
          </w:rPr>
          <w:t xml:space="preserve">Graphs to the left show </w:t>
        </w:r>
      </w:ins>
      <w:del w:id="62" w:author="Frank J. Rahel" w:date="2023-06-16T16:31:00Z">
        <w:r w:rsidR="009A1C6D" w:rsidRPr="007E1902" w:rsidDel="0025710D">
          <w:rPr>
            <w:rFonts w:ascii="Times New Roman" w:eastAsia="Times New Roman" w:hAnsi="Times New Roman" w:cs="Times New Roman"/>
            <w:sz w:val="24"/>
            <w:szCs w:val="24"/>
          </w:rPr>
          <w:delText xml:space="preserve">A,C,E,G,I are </w:delText>
        </w:r>
      </w:del>
      <w:r w:rsidR="009A1C6D" w:rsidRPr="007E1902">
        <w:rPr>
          <w:rFonts w:ascii="Times New Roman" w:eastAsia="Times New Roman" w:hAnsi="Times New Roman" w:cs="Times New Roman"/>
          <w:sz w:val="24"/>
          <w:szCs w:val="24"/>
        </w:rPr>
        <w:t xml:space="preserve">the slopes (± 95 % CI) </w:t>
      </w:r>
      <w:del w:id="63" w:author="Frank J. Rahel" w:date="2023-06-16T16:32:00Z">
        <w:r w:rsidR="009A1C6D" w:rsidRPr="007E1902" w:rsidDel="0025710D">
          <w:rPr>
            <w:rFonts w:ascii="Times New Roman" w:eastAsia="Times New Roman" w:hAnsi="Times New Roman" w:cs="Times New Roman"/>
            <w:sz w:val="24"/>
            <w:szCs w:val="24"/>
          </w:rPr>
          <w:delText xml:space="preserve">of the adjacent </w:delText>
        </w:r>
      </w:del>
      <w:del w:id="64" w:author="Frank J. Rahel" w:date="2023-06-16T16:31:00Z">
        <w:r w:rsidR="009A1C6D" w:rsidRPr="007E1902" w:rsidDel="0025710D">
          <w:rPr>
            <w:rFonts w:ascii="Times New Roman" w:eastAsia="Times New Roman" w:hAnsi="Times New Roman" w:cs="Times New Roman"/>
            <w:sz w:val="24"/>
            <w:szCs w:val="24"/>
          </w:rPr>
          <w:delText xml:space="preserve">plot </w:delText>
        </w:r>
      </w:del>
      <w:del w:id="65" w:author="Frank J. Rahel" w:date="2023-06-16T16:32:00Z">
        <w:r w:rsidR="009A1C6D" w:rsidRPr="007E1902" w:rsidDel="0025710D">
          <w:rPr>
            <w:rFonts w:ascii="Times New Roman" w:eastAsia="Times New Roman" w:hAnsi="Times New Roman" w:cs="Times New Roman"/>
            <w:sz w:val="24"/>
            <w:szCs w:val="24"/>
          </w:rPr>
          <w:delText xml:space="preserve">lines </w:delText>
        </w:r>
      </w:del>
      <w:ins w:id="66" w:author="Frank J. Rahel" w:date="2023-06-16T16:32:00Z">
        <w:r w:rsidR="0025710D">
          <w:rPr>
            <w:rFonts w:ascii="Times New Roman" w:eastAsia="Times New Roman" w:hAnsi="Times New Roman" w:cs="Times New Roman"/>
            <w:sz w:val="24"/>
            <w:szCs w:val="24"/>
          </w:rPr>
          <w:t xml:space="preserve">for the </w:t>
        </w:r>
      </w:ins>
      <w:ins w:id="67" w:author="Frank J. Rahel" w:date="2023-06-16T16:34:00Z">
        <w:r w:rsidR="004B3AD8">
          <w:rPr>
            <w:rFonts w:ascii="Times New Roman" w:eastAsia="Times New Roman" w:hAnsi="Times New Roman" w:cs="Times New Roman"/>
            <w:sz w:val="24"/>
            <w:szCs w:val="24"/>
          </w:rPr>
          <w:t xml:space="preserve">corresponding </w:t>
        </w:r>
      </w:ins>
      <w:ins w:id="68" w:author="Frank J. Rahel" w:date="2023-06-16T16:32:00Z">
        <w:r w:rsidR="0025710D">
          <w:rPr>
            <w:rFonts w:ascii="Times New Roman" w:eastAsia="Times New Roman" w:hAnsi="Times New Roman" w:cs="Times New Roman"/>
            <w:sz w:val="24"/>
            <w:szCs w:val="24"/>
          </w:rPr>
          <w:t>scatter plots to</w:t>
        </w:r>
      </w:ins>
      <w:ins w:id="69" w:author="Frank J. Rahel" w:date="2023-06-16T16:31:00Z">
        <w:r w:rsidR="0025710D">
          <w:rPr>
            <w:rFonts w:ascii="Times New Roman" w:eastAsia="Times New Roman" w:hAnsi="Times New Roman" w:cs="Times New Roman"/>
            <w:sz w:val="24"/>
            <w:szCs w:val="24"/>
          </w:rPr>
          <w:t xml:space="preserve"> the right</w:t>
        </w:r>
      </w:ins>
      <w:del w:id="70" w:author="Frank J. Rahel" w:date="2023-06-16T16:31:00Z">
        <w:r w:rsidR="009A1C6D" w:rsidRPr="007E1902" w:rsidDel="0025710D">
          <w:rPr>
            <w:rFonts w:ascii="Times New Roman" w:eastAsia="Times New Roman" w:hAnsi="Times New Roman" w:cs="Times New Roman"/>
            <w:sz w:val="24"/>
            <w:szCs w:val="24"/>
          </w:rPr>
          <w:delText>of best fit in B,D,F,H,J</w:delText>
        </w:r>
      </w:del>
      <w:ins w:id="71" w:author="Frank J. Rahel" w:date="2023-06-16T16:27:00Z">
        <w:r w:rsidR="0025710D">
          <w:rPr>
            <w:rFonts w:ascii="Times New Roman" w:eastAsia="Times New Roman" w:hAnsi="Times New Roman" w:cs="Times New Roman"/>
            <w:sz w:val="24"/>
            <w:szCs w:val="24"/>
          </w:rPr>
          <w:t>. T</w:t>
        </w:r>
      </w:ins>
      <w:del w:id="72" w:author="Frank J. Rahel" w:date="2023-06-16T16:27:00Z">
        <w:r w:rsidR="009A1C6D" w:rsidRPr="007E1902" w:rsidDel="0025710D">
          <w:rPr>
            <w:rFonts w:ascii="Times New Roman" w:eastAsia="Times New Roman" w:hAnsi="Times New Roman" w:cs="Times New Roman"/>
            <w:sz w:val="24"/>
            <w:szCs w:val="24"/>
          </w:rPr>
          <w:delText xml:space="preserve"> and t</w:delText>
        </w:r>
      </w:del>
      <w:r w:rsidR="009A1C6D" w:rsidRPr="007E1902">
        <w:rPr>
          <w:rFonts w:ascii="Times New Roman" w:eastAsia="Times New Roman" w:hAnsi="Times New Roman" w:cs="Times New Roman"/>
          <w:sz w:val="24"/>
          <w:szCs w:val="24"/>
        </w:rPr>
        <w:t xml:space="preserve">he colors in each scatter plot </w:t>
      </w:r>
      <w:del w:id="73" w:author="Frank J. Rahel" w:date="2023-06-16T16:33:00Z">
        <w:r w:rsidR="009A1C6D" w:rsidRPr="007E1902" w:rsidDel="0025710D">
          <w:rPr>
            <w:rFonts w:ascii="Times New Roman" w:eastAsia="Times New Roman" w:hAnsi="Times New Roman" w:cs="Times New Roman"/>
            <w:sz w:val="24"/>
            <w:szCs w:val="24"/>
          </w:rPr>
          <w:delText xml:space="preserve">(B,D,F, H,J) </w:delText>
        </w:r>
      </w:del>
      <w:r w:rsidR="009A1C6D" w:rsidRPr="007E1902">
        <w:rPr>
          <w:rFonts w:ascii="Times New Roman" w:eastAsia="Times New Roman" w:hAnsi="Times New Roman" w:cs="Times New Roman"/>
          <w:sz w:val="24"/>
          <w:szCs w:val="24"/>
        </w:rPr>
        <w:t xml:space="preserve">correspond to the colors of the adjacent plots </w:t>
      </w:r>
      <w:ins w:id="74" w:author="Frank J. Rahel" w:date="2023-06-16T16:33:00Z">
        <w:r w:rsidR="0025710D">
          <w:rPr>
            <w:rFonts w:ascii="Times New Roman" w:eastAsia="Times New Roman" w:hAnsi="Times New Roman" w:cs="Times New Roman"/>
            <w:sz w:val="24"/>
            <w:szCs w:val="24"/>
          </w:rPr>
          <w:t xml:space="preserve">for the </w:t>
        </w:r>
      </w:ins>
      <w:r w:rsidR="009A1C6D" w:rsidRPr="007E1902">
        <w:rPr>
          <w:rFonts w:ascii="Times New Roman" w:eastAsia="Times New Roman" w:hAnsi="Times New Roman" w:cs="Times New Roman"/>
          <w:sz w:val="24"/>
          <w:szCs w:val="24"/>
        </w:rPr>
        <w:t>taxonomic group correction</w:t>
      </w:r>
      <w:del w:id="75" w:author="Frank J. Rahel" w:date="2023-06-16T16:33:00Z">
        <w:r w:rsidR="009A1C6D" w:rsidRPr="007E1902" w:rsidDel="0025710D">
          <w:rPr>
            <w:rFonts w:ascii="Times New Roman" w:eastAsia="Times New Roman" w:hAnsi="Times New Roman" w:cs="Times New Roman"/>
            <w:sz w:val="24"/>
            <w:szCs w:val="24"/>
          </w:rPr>
          <w:delText xml:space="preserve"> (A,C,E,G,I)</w:delText>
        </w:r>
      </w:del>
      <w:r w:rsidR="009A1C6D" w:rsidRPr="007E1902">
        <w:rPr>
          <w:rFonts w:ascii="Times New Roman" w:eastAsia="Times New Roman" w:hAnsi="Times New Roman" w:cs="Times New Roman"/>
          <w:sz w:val="24"/>
          <w:szCs w:val="24"/>
        </w:rPr>
        <w:t xml:space="preserve">. Uncorrected TP estimates are in yellow. The dashed line in </w:t>
      </w:r>
      <w:proofErr w:type="gramStart"/>
      <w:r w:rsidR="009A1C6D" w:rsidRPr="007E1902">
        <w:rPr>
          <w:rFonts w:ascii="Times New Roman" w:eastAsia="Times New Roman" w:hAnsi="Times New Roman" w:cs="Times New Roman"/>
          <w:sz w:val="24"/>
          <w:szCs w:val="24"/>
        </w:rPr>
        <w:t>A,C</w:t>
      </w:r>
      <w:proofErr w:type="gramEnd"/>
      <w:r w:rsidR="009A1C6D" w:rsidRPr="007E1902">
        <w:rPr>
          <w:rFonts w:ascii="Times New Roman" w:eastAsia="Times New Roman" w:hAnsi="Times New Roman" w:cs="Times New Roman"/>
          <w:sz w:val="24"/>
          <w:szCs w:val="24"/>
        </w:rPr>
        <w:t>,E,G,I indicates a zero slope</w:t>
      </w:r>
      <w:ins w:id="76" w:author="Frank J. Rahel" w:date="2023-06-16T16:28:00Z">
        <w:r w:rsidR="0025710D">
          <w:rPr>
            <w:rFonts w:ascii="Times New Roman" w:eastAsia="Times New Roman" w:hAnsi="Times New Roman" w:cs="Times New Roman"/>
            <w:sz w:val="24"/>
            <w:szCs w:val="24"/>
          </w:rPr>
          <w:t xml:space="preserve">, i.e., </w:t>
        </w:r>
      </w:ins>
      <w:del w:id="77" w:author="Frank J. Rahel" w:date="2023-06-16T16:28:00Z">
        <w:r w:rsidR="009A1C6D" w:rsidRPr="007E1902" w:rsidDel="0025710D">
          <w:rPr>
            <w:rFonts w:ascii="Times New Roman" w:eastAsia="Times New Roman" w:hAnsi="Times New Roman" w:cs="Times New Roman"/>
            <w:sz w:val="24"/>
            <w:szCs w:val="24"/>
          </w:rPr>
          <w:delText xml:space="preserve"> and indicates </w:delText>
        </w:r>
      </w:del>
      <w:r w:rsidR="009A1C6D" w:rsidRPr="007E1902">
        <w:rPr>
          <w:rFonts w:ascii="Times New Roman" w:eastAsia="Times New Roman" w:hAnsi="Times New Roman" w:cs="Times New Roman"/>
          <w:sz w:val="24"/>
          <w:szCs w:val="24"/>
        </w:rPr>
        <w:t xml:space="preserve">no relation between TP and PC1. For the scatterplots, each point is the individual fish TP signature before (uncorrected) or after correction by taxonomic group. Upstream sites are to the left in the scatter plots. </w:t>
      </w:r>
      <w:ins w:id="78" w:author="Frank J. Rahel" w:date="2023-06-16T16:29:00Z">
        <w:r w:rsidR="0025710D">
          <w:rPr>
            <w:rFonts w:ascii="Times New Roman" w:eastAsia="Times New Roman" w:hAnsi="Times New Roman" w:cs="Times New Roman"/>
            <w:sz w:val="24"/>
            <w:szCs w:val="24"/>
          </w:rPr>
          <w:t>N</w:t>
        </w:r>
      </w:ins>
      <w:del w:id="79" w:author="Frank J. Rahel" w:date="2023-06-16T16:29:00Z">
        <w:r w:rsidR="009A1C6D" w:rsidRPr="007E1902" w:rsidDel="0025710D">
          <w:rPr>
            <w:rFonts w:ascii="Times New Roman" w:eastAsia="Times New Roman" w:hAnsi="Times New Roman" w:cs="Times New Roman"/>
            <w:sz w:val="24"/>
            <w:szCs w:val="24"/>
          </w:rPr>
          <w:delText>Please n</w:delText>
        </w:r>
      </w:del>
      <w:r w:rsidR="009A1C6D" w:rsidRPr="007E1902">
        <w:rPr>
          <w:rFonts w:ascii="Times New Roman" w:eastAsia="Times New Roman" w:hAnsi="Times New Roman" w:cs="Times New Roman"/>
          <w:sz w:val="24"/>
          <w:szCs w:val="24"/>
        </w:rPr>
        <w:t>ote the differences in the scale of the y-axis in the scatter plots.</w:t>
      </w:r>
    </w:p>
    <w:p w14:paraId="5B684AA3"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lang w:val="en-US"/>
        </w:rPr>
        <w:lastRenderedPageBreak/>
        <w:drawing>
          <wp:inline distT="114300" distB="114300" distL="114300" distR="114300" wp14:anchorId="56061FAC" wp14:editId="43F9E50C">
            <wp:extent cx="5891706" cy="8110538"/>
            <wp:effectExtent l="0" t="0" r="0" b="0"/>
            <wp:docPr id="5" name="image6.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A picture containing text, diagram, screenshot, parallel&#10;&#10;Description automatically generated"/>
                    <pic:cNvPicPr preferRelativeResize="0"/>
                  </pic:nvPicPr>
                  <pic:blipFill>
                    <a:blip r:embed="rId17"/>
                    <a:srcRect l="38" r="38"/>
                    <a:stretch>
                      <a:fillRect/>
                    </a:stretch>
                  </pic:blipFill>
                  <pic:spPr>
                    <a:xfrm>
                      <a:off x="0" y="0"/>
                      <a:ext cx="5891706" cy="8110538"/>
                    </a:xfrm>
                    <a:prstGeom prst="rect">
                      <a:avLst/>
                    </a:prstGeom>
                    <a:ln/>
                  </pic:spPr>
                </pic:pic>
              </a:graphicData>
            </a:graphic>
          </wp:inline>
        </w:drawing>
      </w:r>
    </w:p>
    <w:p w14:paraId="4B042D79" w14:textId="58408CEB" w:rsidR="009A1C6D" w:rsidRPr="007E1902" w:rsidRDefault="009A1C6D" w:rsidP="009A1C6D">
      <w:pPr>
        <w:spacing w:before="240" w:after="240" w:line="240" w:lineRule="auto"/>
        <w:rPr>
          <w:rFonts w:ascii="Times New Roman" w:eastAsia="Times New Roman" w:hAnsi="Times New Roman" w:cs="Times New Roman"/>
          <w:sz w:val="24"/>
          <w:szCs w:val="24"/>
        </w:rPr>
      </w:pPr>
      <w:commentRangeStart w:id="80"/>
      <w:r w:rsidRPr="00750A05">
        <w:rPr>
          <w:rFonts w:ascii="Times New Roman" w:eastAsia="Times New Roman" w:hAnsi="Times New Roman" w:cs="Times New Roman"/>
          <w:b/>
          <w:bCs/>
          <w:sz w:val="24"/>
          <w:szCs w:val="24"/>
        </w:rPr>
        <w:lastRenderedPageBreak/>
        <w:t>Fig</w:t>
      </w:r>
      <w:commentRangeEnd w:id="80"/>
      <w:r w:rsidR="004B3AD8">
        <w:rPr>
          <w:rStyle w:val="CommentReference"/>
        </w:rPr>
        <w:commentReference w:id="80"/>
      </w:r>
      <w:r w:rsidR="00750A05" w:rsidRPr="00750A05">
        <w:rPr>
          <w:rFonts w:ascii="Times New Roman" w:eastAsia="Times New Roman" w:hAnsi="Times New Roman" w:cs="Times New Roman"/>
          <w:b/>
          <w:bCs/>
          <w:sz w:val="24"/>
          <w:szCs w:val="24"/>
        </w:rPr>
        <w:t>.</w:t>
      </w:r>
      <w:r w:rsidRPr="00750A05">
        <w:rPr>
          <w:rFonts w:ascii="Times New Roman" w:eastAsia="Times New Roman" w:hAnsi="Times New Roman" w:cs="Times New Roman"/>
          <w:b/>
          <w:bCs/>
          <w:sz w:val="24"/>
          <w:szCs w:val="24"/>
        </w:rPr>
        <w:t xml:space="preserve"> 6</w:t>
      </w:r>
      <w:r w:rsidRPr="007E1902">
        <w:rPr>
          <w:rFonts w:ascii="Times New Roman" w:eastAsia="Times New Roman" w:hAnsi="Times New Roman" w:cs="Times New Roman"/>
          <w:sz w:val="24"/>
          <w:szCs w:val="24"/>
        </w:rPr>
        <w:t xml:space="preserve">: Relationships between TP of A-B) Brown Trout, C-D) Creek Chub, E-F) Longnose Dace, G-H) Longnose Sucker, I-J) White Sucker in relation to position along the longitudinal gradient represented by PC1.  </w:t>
      </w:r>
      <w:proofErr w:type="gramStart"/>
      <w:r w:rsidRPr="007E1902">
        <w:rPr>
          <w:rFonts w:ascii="Times New Roman" w:eastAsia="Times New Roman" w:hAnsi="Times New Roman" w:cs="Times New Roman"/>
          <w:sz w:val="24"/>
          <w:szCs w:val="24"/>
        </w:rPr>
        <w:t>A,C</w:t>
      </w:r>
      <w:proofErr w:type="gramEnd"/>
      <w:r w:rsidRPr="007E1902">
        <w:rPr>
          <w:rFonts w:ascii="Times New Roman" w:eastAsia="Times New Roman" w:hAnsi="Times New Roman" w:cs="Times New Roman"/>
          <w:sz w:val="24"/>
          <w:szCs w:val="24"/>
        </w:rPr>
        <w:t xml:space="preserve">,E,G,I are the slopes (± 95 % CI) of the adjacent plot lines of best fit in B,D,F,H,J and the colors in each scatter plot (B,D,F, H,J) correspond to the colors of the adjacent plots feeding group correction (A,C,E,G,I).  Uncorrected TP estimates are in yellow.  The dashed line </w:t>
      </w:r>
      <w:proofErr w:type="gramStart"/>
      <w:r w:rsidRPr="007E1902">
        <w:rPr>
          <w:rFonts w:ascii="Times New Roman" w:eastAsia="Times New Roman" w:hAnsi="Times New Roman" w:cs="Times New Roman"/>
          <w:sz w:val="24"/>
          <w:szCs w:val="24"/>
        </w:rPr>
        <w:t>in  A</w:t>
      </w:r>
      <w:proofErr w:type="gramEnd"/>
      <w:r w:rsidRPr="007E1902">
        <w:rPr>
          <w:rFonts w:ascii="Times New Roman" w:eastAsia="Times New Roman" w:hAnsi="Times New Roman" w:cs="Times New Roman"/>
          <w:sz w:val="24"/>
          <w:szCs w:val="24"/>
        </w:rPr>
        <w:t xml:space="preserve">,C,E,G,I indicates a zero slope and indicates no relation between TP and PC1.  For the scatterplots </w:t>
      </w:r>
      <w:proofErr w:type="gramStart"/>
      <w:r w:rsidRPr="007E1902">
        <w:rPr>
          <w:rFonts w:ascii="Times New Roman" w:eastAsia="Times New Roman" w:hAnsi="Times New Roman" w:cs="Times New Roman"/>
          <w:sz w:val="24"/>
          <w:szCs w:val="24"/>
        </w:rPr>
        <w:t>B,D</w:t>
      </w:r>
      <w:proofErr w:type="gramEnd"/>
      <w:r w:rsidRPr="007E1902">
        <w:rPr>
          <w:rFonts w:ascii="Times New Roman" w:eastAsia="Times New Roman" w:hAnsi="Times New Roman" w:cs="Times New Roman"/>
          <w:sz w:val="24"/>
          <w:szCs w:val="24"/>
        </w:rPr>
        <w:t xml:space="preserve">,F, H,J), each point is the individual fish TP signature before (uncorrected) or after correction by </w:t>
      </w:r>
      <w:ins w:id="81" w:author="Frank J. Rahel" w:date="2023-06-09T17:14:00Z">
        <w:r w:rsidR="002E2A46">
          <w:rPr>
            <w:rFonts w:ascii="Times New Roman" w:eastAsia="Times New Roman" w:hAnsi="Times New Roman" w:cs="Times New Roman"/>
            <w:sz w:val="24"/>
            <w:szCs w:val="24"/>
          </w:rPr>
          <w:t xml:space="preserve">the indicated functional </w:t>
        </w:r>
      </w:ins>
      <w:r w:rsidRPr="007E1902">
        <w:rPr>
          <w:rFonts w:ascii="Times New Roman" w:eastAsia="Times New Roman" w:hAnsi="Times New Roman" w:cs="Times New Roman"/>
          <w:sz w:val="24"/>
          <w:szCs w:val="24"/>
        </w:rPr>
        <w:t>feeding group.  Upstream sites are to the left in the scatter plots. Please note the differences in the scale of the y-axis in the scatter plots.</w:t>
      </w:r>
    </w:p>
    <w:p w14:paraId="7A516820"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2014866B" w14:textId="77777777" w:rsidR="009A1C6D" w:rsidRPr="007E1902" w:rsidRDefault="009A1C6D" w:rsidP="009A1C6D">
      <w:pPr>
        <w:spacing w:before="240" w:after="240" w:line="240" w:lineRule="auto"/>
        <w:rPr>
          <w:rFonts w:ascii="Times New Roman" w:hAnsi="Times New Roman" w:cs="Times New Roman"/>
        </w:rPr>
      </w:pPr>
    </w:p>
    <w:p w14:paraId="4E7574D6" w14:textId="77777777" w:rsidR="009A1C6D" w:rsidRPr="007E1902" w:rsidRDefault="009A1C6D" w:rsidP="009A1C6D">
      <w:pPr>
        <w:spacing w:before="240" w:after="240" w:line="240" w:lineRule="auto"/>
        <w:rPr>
          <w:rFonts w:ascii="Times New Roman" w:hAnsi="Times New Roman" w:cs="Times New Roman"/>
        </w:rPr>
      </w:pPr>
    </w:p>
    <w:p w14:paraId="67D6A5B6" w14:textId="77777777" w:rsidR="00CF7982" w:rsidRDefault="00CF7982"/>
    <w:sectPr w:rsidR="00CF7982" w:rsidSect="009A1C6D">
      <w:headerReference w:type="default" r:id="rId18"/>
      <w:footerReference w:type="default" r:id="rId19"/>
      <w:pgSz w:w="12240" w:h="15840"/>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rank J. Rahel" w:date="2023-06-16T12:13:00Z" w:initials="FJR">
    <w:p w14:paraId="1F33D55B" w14:textId="46562C43" w:rsidR="00A86671" w:rsidRDefault="00A86671">
      <w:pPr>
        <w:pStyle w:val="CommentText"/>
      </w:pPr>
      <w:r>
        <w:rPr>
          <w:rStyle w:val="CommentReference"/>
        </w:rPr>
        <w:annotationRef/>
      </w:r>
      <w:r>
        <w:t>Does this value apply to both present study and Kristensen et al.? To be clear, I would list results for current study and Kristensen et al. as separate entries in this table. Same applies for other double entries in this column.</w:t>
      </w:r>
    </w:p>
  </w:comment>
  <w:comment w:id="30" w:author="Frank J. Rahel" w:date="2023-06-09T16:42:00Z" w:initials="FJR">
    <w:p w14:paraId="1B5874AB" w14:textId="115C77EC" w:rsidR="002A68EF" w:rsidRDefault="002A68EF">
      <w:pPr>
        <w:pStyle w:val="CommentText"/>
      </w:pPr>
      <w:r>
        <w:rPr>
          <w:rStyle w:val="CommentReference"/>
        </w:rPr>
        <w:annotationRef/>
      </w:r>
      <w:r>
        <w:t>Not sure that the dashed lines are needed.  This figure is already complicated but it presents a lot of information.</w:t>
      </w:r>
    </w:p>
  </w:comment>
  <w:comment w:id="80" w:author="Frank J. Rahel" w:date="2023-06-16T16:42:00Z" w:initials="FJR">
    <w:p w14:paraId="7CCE2246" w14:textId="56EF9A44" w:rsidR="004B3AD8" w:rsidRDefault="004B3AD8">
      <w:pPr>
        <w:pStyle w:val="CommentText"/>
      </w:pPr>
      <w:r>
        <w:rPr>
          <w:rStyle w:val="CommentReference"/>
        </w:rPr>
        <w:annotationRef/>
      </w:r>
      <w:r>
        <w:t>I would rewrite this figure legend to correspond to the revised legend for Figure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33D55B" w15:done="0"/>
  <w15:commentEx w15:paraId="1B5874AB" w15:done="0"/>
  <w15:commentEx w15:paraId="7CCE22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33D55B" w16cid:durableId="69A76522"/>
  <w16cid:commentId w16cid:paraId="1B5874AB" w16cid:durableId="40989A5B"/>
  <w16cid:commentId w16cid:paraId="7CCE2246" w16cid:durableId="304789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6256F" w14:textId="77777777" w:rsidR="00FF263F" w:rsidRDefault="00FF263F">
      <w:pPr>
        <w:spacing w:line="240" w:lineRule="auto"/>
      </w:pPr>
      <w:r>
        <w:separator/>
      </w:r>
    </w:p>
  </w:endnote>
  <w:endnote w:type="continuationSeparator" w:id="0">
    <w:p w14:paraId="09ABF8D6" w14:textId="77777777" w:rsidR="00FF263F" w:rsidRDefault="00FF26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BB8E2" w14:textId="596416BD" w:rsidR="00000000" w:rsidRDefault="00787B2C">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4F300B">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B5C21" w14:textId="77777777" w:rsidR="00FF263F" w:rsidRDefault="00FF263F">
      <w:pPr>
        <w:spacing w:line="240" w:lineRule="auto"/>
      </w:pPr>
      <w:r>
        <w:separator/>
      </w:r>
    </w:p>
  </w:footnote>
  <w:footnote w:type="continuationSeparator" w:id="0">
    <w:p w14:paraId="0530EB1A" w14:textId="77777777" w:rsidR="00FF263F" w:rsidRDefault="00FF26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4D5D9" w14:textId="77777777" w:rsidR="00000000" w:rsidRDefault="00000000"/>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k J. Rahel">
    <w15:presenceInfo w15:providerId="AD" w15:userId="S-1-5-21-358987-74476631-505227178-22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C6D"/>
    <w:rsid w:val="000016A4"/>
    <w:rsid w:val="00031A7F"/>
    <w:rsid w:val="00080F17"/>
    <w:rsid w:val="00193D0F"/>
    <w:rsid w:val="0025710D"/>
    <w:rsid w:val="002A2ECE"/>
    <w:rsid w:val="002A68EF"/>
    <w:rsid w:val="002E2A46"/>
    <w:rsid w:val="002F51D2"/>
    <w:rsid w:val="00375E10"/>
    <w:rsid w:val="004B3AD8"/>
    <w:rsid w:val="004D0587"/>
    <w:rsid w:val="004F300B"/>
    <w:rsid w:val="005C4CC9"/>
    <w:rsid w:val="005F52B9"/>
    <w:rsid w:val="006C1BF9"/>
    <w:rsid w:val="00750A05"/>
    <w:rsid w:val="00787B2C"/>
    <w:rsid w:val="007C7968"/>
    <w:rsid w:val="008134B5"/>
    <w:rsid w:val="00867F6E"/>
    <w:rsid w:val="009A1C6D"/>
    <w:rsid w:val="00A27AC4"/>
    <w:rsid w:val="00A86671"/>
    <w:rsid w:val="00AA75A1"/>
    <w:rsid w:val="00B16759"/>
    <w:rsid w:val="00BB1FC1"/>
    <w:rsid w:val="00BC12CA"/>
    <w:rsid w:val="00BF7FCF"/>
    <w:rsid w:val="00C32C84"/>
    <w:rsid w:val="00CF7982"/>
    <w:rsid w:val="00DA2232"/>
    <w:rsid w:val="00DB1240"/>
    <w:rsid w:val="00EE0230"/>
    <w:rsid w:val="00FC30C8"/>
    <w:rsid w:val="00FF2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621B"/>
  <w15:chartTrackingRefBased/>
  <w15:docId w15:val="{AAC458AE-F1A1-354E-A8E5-808F5092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kern w:val="2"/>
        <w:sz w:val="24"/>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C6D"/>
    <w:pPr>
      <w:spacing w:line="276" w:lineRule="auto"/>
    </w:pPr>
    <w:rPr>
      <w:rFonts w:ascii="Arial" w:eastAsia="Arial" w:hAnsi="Arial" w:cs="Arial"/>
      <w:kern w:val="0"/>
      <w:sz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16A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6A4"/>
    <w:rPr>
      <w:rFonts w:ascii="Segoe UI" w:eastAsia="Arial" w:hAnsi="Segoe UI" w:cs="Segoe UI"/>
      <w:kern w:val="0"/>
      <w:sz w:val="18"/>
      <w:szCs w:val="18"/>
      <w:lang w:val="en"/>
      <w14:ligatures w14:val="none"/>
    </w:rPr>
  </w:style>
  <w:style w:type="character" w:styleId="CommentReference">
    <w:name w:val="annotation reference"/>
    <w:basedOn w:val="DefaultParagraphFont"/>
    <w:uiPriority w:val="99"/>
    <w:semiHidden/>
    <w:unhideWhenUsed/>
    <w:rsid w:val="00B16759"/>
    <w:rPr>
      <w:sz w:val="16"/>
      <w:szCs w:val="16"/>
    </w:rPr>
  </w:style>
  <w:style w:type="paragraph" w:styleId="CommentText">
    <w:name w:val="annotation text"/>
    <w:basedOn w:val="Normal"/>
    <w:link w:val="CommentTextChar"/>
    <w:uiPriority w:val="99"/>
    <w:semiHidden/>
    <w:unhideWhenUsed/>
    <w:rsid w:val="00B16759"/>
    <w:pPr>
      <w:spacing w:line="240" w:lineRule="auto"/>
    </w:pPr>
    <w:rPr>
      <w:sz w:val="20"/>
      <w:szCs w:val="20"/>
    </w:rPr>
  </w:style>
  <w:style w:type="character" w:customStyle="1" w:styleId="CommentTextChar">
    <w:name w:val="Comment Text Char"/>
    <w:basedOn w:val="DefaultParagraphFont"/>
    <w:link w:val="CommentText"/>
    <w:uiPriority w:val="99"/>
    <w:semiHidden/>
    <w:rsid w:val="00B16759"/>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B16759"/>
    <w:rPr>
      <w:b/>
      <w:bCs/>
    </w:rPr>
  </w:style>
  <w:style w:type="character" w:customStyle="1" w:styleId="CommentSubjectChar">
    <w:name w:val="Comment Subject Char"/>
    <w:basedOn w:val="CommentTextChar"/>
    <w:link w:val="CommentSubject"/>
    <w:uiPriority w:val="99"/>
    <w:semiHidden/>
    <w:rsid w:val="00B16759"/>
    <w:rPr>
      <w:rFonts w:ascii="Arial" w:eastAsia="Arial" w:hAnsi="Arial" w:cs="Arial"/>
      <w:b/>
      <w:bCs/>
      <w:kern w:val="0"/>
      <w:sz w:val="20"/>
      <w:szCs w:val="20"/>
      <w:lang w:val="en"/>
      <w14:ligatures w14:val="none"/>
    </w:rPr>
  </w:style>
  <w:style w:type="paragraph" w:styleId="Revision">
    <w:name w:val="Revision"/>
    <w:hidden/>
    <w:uiPriority w:val="99"/>
    <w:semiHidden/>
    <w:rsid w:val="00EE0230"/>
    <w:rPr>
      <w:rFonts w:ascii="Arial" w:eastAsia="Arial" w:hAnsi="Arial" w:cs="Arial"/>
      <w:kern w:val="0"/>
      <w:sz w:val="22"/>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C1C1D6532A7964F9EC290BF7EC7C28C" ma:contentTypeVersion="12" ma:contentTypeDescription="Create a new document." ma:contentTypeScope="" ma:versionID="d2f13fc54fc05fa69d8870d3cf6c6237">
  <xsd:schema xmlns:xsd="http://www.w3.org/2001/XMLSchema" xmlns:xs="http://www.w3.org/2001/XMLSchema" xmlns:p="http://schemas.microsoft.com/office/2006/metadata/properties" xmlns:ns3="a5c4ae5f-970a-4df1-8014-b4b1f2c9edfe" targetNamespace="http://schemas.microsoft.com/office/2006/metadata/properties" ma:root="true" ma:fieldsID="c708529ee5940e1c5ac143566e6a75ac" ns3:_="">
    <xsd:import namespace="a5c4ae5f-970a-4df1-8014-b4b1f2c9edf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LengthInSeconds" minOccurs="0"/>
                <xsd:element ref="ns3:MediaServiceLocatio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c4ae5f-970a-4df1-8014-b4b1f2c9edf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ObjectDetectorVersions" ma:index="19"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DA291C-8588-45F1-9CF2-758EEAEA917D}">
  <ds:schemaRefs>
    <ds:schemaRef ds:uri="http://schemas.microsoft.com/sharepoint/v3/contenttype/forms"/>
  </ds:schemaRefs>
</ds:datastoreItem>
</file>

<file path=customXml/itemProps2.xml><?xml version="1.0" encoding="utf-8"?>
<ds:datastoreItem xmlns:ds="http://schemas.openxmlformats.org/officeDocument/2006/customXml" ds:itemID="{97B90B9D-1986-472A-A374-4E5EE94C18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D615347-7A6A-4363-9185-BB726D7D95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c4ae5f-970a-4df1-8014-b4b1f2c9ed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Maitland</dc:creator>
  <cp:keywords/>
  <dc:description/>
  <cp:lastModifiedBy>Nathan Barrus</cp:lastModifiedBy>
  <cp:revision>5</cp:revision>
  <cp:lastPrinted>2023-06-16T16:45:00Z</cp:lastPrinted>
  <dcterms:created xsi:type="dcterms:W3CDTF">2023-08-31T18:20:00Z</dcterms:created>
  <dcterms:modified xsi:type="dcterms:W3CDTF">2023-08-31T18:24:00Z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0x010100DC1C1D6532A7964F9EC290BF7EC7C28C</vt:lpwstr>
  </property>
</Properties>
</file>